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Alzheimer’s Disease Detection Using  </w:t>
      </w:r>
    </w:p>
    <w:p w:rsidR="00000000" w:rsidDel="00000000" w:rsidP="00000000" w:rsidRDefault="00000000" w:rsidRPr="00000000" w14:paraId="00000003">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Machine learning </w:t>
      </w:r>
      <w:r w:rsidDel="00000000" w:rsidR="00000000" w:rsidRPr="00000000">
        <w:rPr>
          <w:rtl w:val="0"/>
        </w:rPr>
      </w:r>
    </w:p>
    <w:p w:rsidR="00000000" w:rsidDel="00000000" w:rsidP="00000000" w:rsidRDefault="00000000" w:rsidRPr="00000000" w14:paraId="00000004">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Project Report</w:t>
      </w:r>
    </w:p>
    <w:p w:rsidR="00000000" w:rsidDel="00000000" w:rsidP="00000000" w:rsidRDefault="00000000" w:rsidRPr="00000000" w14:paraId="00000005">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w:t>
      </w:r>
    </w:p>
    <w:p w:rsidR="00000000" w:rsidDel="00000000" w:rsidP="00000000" w:rsidRDefault="00000000" w:rsidRPr="00000000" w14:paraId="00000006">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w:t>
      </w:r>
    </w:p>
    <w:p w:rsidR="00000000" w:rsidDel="00000000" w:rsidP="00000000" w:rsidRDefault="00000000" w:rsidRPr="00000000" w14:paraId="00000007">
      <w:pPr>
        <w:pBdr>
          <w:top w:color="000000" w:space="31" w:sz="24" w:val="single"/>
          <w:left w:color="000000" w:space="4" w:sz="24" w:val="single"/>
          <w:bottom w:color="000000" w:space="1" w:sz="24" w:val="single"/>
          <w:right w:color="000000" w:space="4" w:sz="24" w:val="single"/>
        </w:pBd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AICTE Internship on AI: Transformative Learning </w:t>
      </w:r>
    </w:p>
    <w:p w:rsidR="00000000" w:rsidDel="00000000" w:rsidP="00000000" w:rsidRDefault="00000000" w:rsidRPr="00000000" w14:paraId="00000008">
      <w:pPr>
        <w:pBdr>
          <w:top w:color="000000" w:space="31" w:sz="24" w:val="single"/>
          <w:left w:color="000000" w:space="4" w:sz="24" w:val="single"/>
          <w:bottom w:color="000000" w:space="1" w:sz="24" w:val="single"/>
          <w:right w:color="000000" w:space="4" w:sz="24" w:val="single"/>
        </w:pBd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w:t>
      </w:r>
    </w:p>
    <w:p w:rsidR="00000000" w:rsidDel="00000000" w:rsidP="00000000" w:rsidRDefault="00000000" w:rsidRPr="00000000" w14:paraId="00000009">
      <w:pPr>
        <w:pBdr>
          <w:top w:color="000000" w:space="31" w:sz="24" w:val="single"/>
          <w:left w:color="000000" w:space="4" w:sz="24" w:val="single"/>
          <w:bottom w:color="000000" w:space="1" w:sz="24" w:val="single"/>
          <w:right w:color="000000" w:space="4" w:sz="24" w:val="single"/>
        </w:pBd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TechSaksham – A joint CSR initiative of Microsoft &amp; SAP</w:t>
      </w:r>
    </w:p>
    <w:p w:rsidR="00000000" w:rsidDel="00000000" w:rsidP="00000000" w:rsidRDefault="00000000" w:rsidRPr="00000000" w14:paraId="0000000A">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C">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Kaushika B [kaushihree08@gmail.com]</w:t>
      </w:r>
      <w:r w:rsidDel="00000000" w:rsidR="00000000" w:rsidRPr="00000000">
        <w:rPr>
          <w:rtl w:val="0"/>
        </w:rPr>
      </w:r>
    </w:p>
    <w:p w:rsidR="00000000" w:rsidDel="00000000" w:rsidP="00000000" w:rsidRDefault="00000000" w:rsidRPr="00000000" w14:paraId="0000000E">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10">
      <w:pPr>
        <w:pBdr>
          <w:top w:color="000000" w:space="31" w:sz="24" w:val="single"/>
          <w:left w:color="000000" w:space="4" w:sz="24" w:val="single"/>
          <w:bottom w:color="000000" w:space="1" w:sz="24" w:val="single"/>
          <w:right w:color="000000" w:space="4" w:sz="24" w:val="single"/>
        </w:pBd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Sumohana</w:t>
      </w:r>
      <w:r w:rsidDel="00000000" w:rsidR="00000000" w:rsidRPr="00000000">
        <w:rPr>
          <w:rtl w:val="0"/>
        </w:rPr>
      </w:r>
    </w:p>
    <w:p w:rsidR="00000000" w:rsidDel="00000000" w:rsidP="00000000" w:rsidRDefault="00000000" w:rsidRPr="00000000" w14:paraId="00000011">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pBdr>
          <w:top w:color="000000" w:space="31" w:sz="24" w:val="single"/>
          <w:left w:color="000000" w:space="4" w:sz="24" w:val="single"/>
          <w:bottom w:color="000000" w:space="1" w:sz="24" w:val="single"/>
          <w:right w:color="000000" w:space="4" w:sz="24" w:val="single"/>
        </w:pBd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pBdr>
          <w:bottom w:color="000000" w:space="1" w:sz="4" w:val="single"/>
        </w:pBdr>
        <w:spacing w:after="120" w:lineRule="auto"/>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pBdr>
          <w:bottom w:color="000000" w:space="1" w:sz="4" w:val="single"/>
        </w:pBdr>
        <w:spacing w:after="120" w:lineRule="auto"/>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ACKNOWLEDGEMENT</w:t>
      </w:r>
    </w:p>
    <w:p w:rsidR="00000000" w:rsidDel="00000000" w:rsidP="00000000" w:rsidRDefault="00000000" w:rsidRPr="00000000" w14:paraId="00000015">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We would like to take this opportunity to express our deep sense of gratitude to all individuals who helped us directly or indirectly during for the project is being completed successfully.</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would like to convey my heartfelt appreciation to all those who have contributed to the successful execution of this project on Alzheimer's disease detection using machine learning, as part of the TechSaksham - AICTE Internship Portal. To begin with, I would like to express my heartfelt gratitude to AICTE (All India Council for Technical Education) for giving me the opportunity to undergo this internship, which has been an enriching learning experience. Their effort in promoting innovation and skill development in technology has been very inspiring .I would further like to acknowledge my deepest gratitude to my mentors and instructors who helped me during this project. Their ongoing support, valuable advice, and domain knowledge in machine learning and health care applications played a crucial role in defining the direction of the project and in making it a success.Special thanks to the Team TechSaksham for their regular motivation, administrative guidance, and the trouble-free access to the resources required for the project. The internship portal was a great platform for knowledge sharing and development.</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Also, I would like to thank the authors of the datasets, research papers, and open-source software that played a key role in the creation of this project. Their work in promoting research and providing access to resources has greatly contributed to the success of this project.</w:t>
      </w:r>
    </w:p>
    <w:p w:rsidR="00000000" w:rsidDel="00000000" w:rsidP="00000000" w:rsidRDefault="00000000" w:rsidRPr="00000000" w14:paraId="00000019">
      <w:pPr>
        <w:pStyle w:val="Heading4"/>
        <w:tabs>
          <w:tab w:val="center" w:leader="none" w:pos="6660"/>
        </w:tabs>
        <w:spacing w:after="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4"/>
        <w:pBdr>
          <w:bottom w:color="000000" w:space="1" w:sz="4" w:val="single"/>
        </w:pBdr>
        <w:tabs>
          <w:tab w:val="center" w:leader="none" w:pos="6660"/>
        </w:tabs>
        <w:spacing w:after="120" w:lineRule="auto"/>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01C">
      <w:pPr>
        <w:pStyle w:val="Heading4"/>
        <w:pBdr>
          <w:bottom w:color="000000" w:space="1" w:sz="4" w:val="single"/>
        </w:pBdr>
        <w:tabs>
          <w:tab w:val="center" w:leader="none" w:pos="6660"/>
        </w:tabs>
        <w:spacing w:after="120" w:lineRule="auto"/>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01D">
      <w:pPr>
        <w:pStyle w:val="Heading4"/>
        <w:pBdr>
          <w:bottom w:color="000000" w:space="1" w:sz="4" w:val="single"/>
        </w:pBdr>
        <w:tabs>
          <w:tab w:val="center" w:leader="none" w:pos="6660"/>
        </w:tabs>
        <w:spacing w:after="120" w:lineRule="auto"/>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ABSTRACT</w:t>
      </w:r>
    </w:p>
    <w:p w:rsidR="00000000" w:rsidDel="00000000" w:rsidP="00000000" w:rsidRDefault="00000000" w:rsidRPr="00000000" w14:paraId="0000001E">
      <w:pPr>
        <w:tabs>
          <w:tab w:val="center" w:leader="none" w:pos="66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Alzheimer's disease (AD) is a progressive neurodegenerative disorder and the leading cause of dementia worldwide, impacting millions of individuals and placing immense strain on healthcare systems and caregivers. This project seeks to deepen the understanding of AD by investigating its underlying mechanisms, identifying biomarkers for early diagnosis, and developing innovative therapeutic approaches. Using a multidisciplinary framework, we combine advancements in genetics, molecular biology, neuro imaging, and artificial intelligence to explore the complex pathophysiology of the disease. Key areas of focus include the roles of amyloid-beta plaques, tau protein tangles, neuroinflammation, and synaptic dysfunction in disease progression. We also aim to evaluate the potential of novel drug candidates and non-pharmacological interventions to slow or halt cognitive decline.  A significant aspect of this project is the emphasis on personalised medicine, recognising the heterogeneity of AD by examining genetic predispositions, environmental factors, and lifestyle influences that contribute to disease variability. By leveraging large-scale genomic data and advanced computational tools, we aim to identify risk factors and biomarkers that can enable earlier and more accurate diagnosis. Additionally, the project explores the potential of neuroimaging techniques, such as MRI and PET scans, to detect early brain changes associated with AD. Collaboration is at the heart of this initiative, bringing together researchers, clinicians, and industry partners to accelerate the translation of scientific discoveries into practical solutions. Through this collective effort, we aim to develop targeted therapies that address the diverse manifestations of AD and improve outcomes for patients. Furthermore, the project underscores the importance of caregiver support and public health strategies to alleviate the societal burden of the disease.</w:t>
      </w:r>
    </w:p>
    <w:p w:rsidR="00000000" w:rsidDel="00000000" w:rsidP="00000000" w:rsidRDefault="00000000" w:rsidRPr="00000000" w14:paraId="0000001F">
      <w:pPr>
        <w:tabs>
          <w:tab w:val="center" w:leader="none" w:pos="66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Ultimately, this project aspires to contribute to the global fight against Alzheimer's disease, moving closer to a future where prevention, early detection, and effective treatments are within reach. By advancing our understanding of AD and fostering innovation, we hope to improve the quality of life for those affected and pave the way for a world without Alzheimer's.</w:t>
      </w:r>
    </w:p>
    <w:p w:rsidR="00000000" w:rsidDel="00000000" w:rsidP="00000000" w:rsidRDefault="00000000" w:rsidRPr="00000000" w14:paraId="00000020">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120" w:line="360"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Bdr>
          <w:bottom w:color="000000" w:space="0" w:sz="4" w:val="single"/>
        </w:pBdr>
        <w:spacing w:after="12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TABLE OF CONTENT</w:t>
      </w:r>
    </w:p>
    <w:p w:rsidR="00000000" w:rsidDel="00000000" w:rsidP="00000000" w:rsidRDefault="00000000" w:rsidRPr="00000000" w14:paraId="0000002A">
      <w:pPr>
        <w:tabs>
          <w:tab w:val="right" w:leader="none" w:pos="1134"/>
          <w:tab w:val="left" w:leader="none" w:pos="1418"/>
          <w:tab w:val="right" w:leader="none" w:pos="822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tab/>
        <w:tab/>
        <w:tab/>
        <w:t xml:space="preserve">   3</w:t>
      </w:r>
    </w:p>
    <w:p w:rsidR="00000000" w:rsidDel="00000000" w:rsidP="00000000" w:rsidRDefault="00000000" w:rsidRPr="00000000" w14:paraId="0000002B">
      <w:pPr>
        <w:tabs>
          <w:tab w:val="right" w:leader="none" w:pos="1134"/>
          <w:tab w:val="left" w:leader="none" w:pos="1418"/>
          <w:tab w:val="right" w:leader="none" w:pos="8221"/>
        </w:tabs>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w:t>
        <w:tab/>
      </w:r>
    </w:p>
    <w:p w:rsidR="00000000" w:rsidDel="00000000" w:rsidP="00000000" w:rsidRDefault="00000000" w:rsidRPr="00000000" w14:paraId="0000002C">
      <w:pPr>
        <w:tabs>
          <w:tab w:val="right" w:leader="none" w:pos="1134"/>
          <w:tab w:val="left" w:leader="none" w:pos="1418"/>
          <w:tab w:val="right" w:leader="none" w:pos="8221"/>
        </w:tabs>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Problem Statement </w:t>
        <w:tab/>
        <w:t xml:space="preserve">        7</w:t>
      </w:r>
    </w:p>
    <w:p w:rsidR="00000000" w:rsidDel="00000000" w:rsidP="00000000" w:rsidRDefault="00000000" w:rsidRPr="00000000" w14:paraId="0000002D">
      <w:pPr>
        <w:tabs>
          <w:tab w:val="right" w:leader="none" w:pos="1134"/>
          <w:tab w:val="left" w:leader="none" w:pos="1418"/>
          <w:tab w:val="right" w:leader="none" w:pos="8221"/>
        </w:tabs>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        Motivation</w:t>
        <w:tab/>
        <w:t xml:space="preserve"> 8</w:t>
      </w:r>
    </w:p>
    <w:p w:rsidR="00000000" w:rsidDel="00000000" w:rsidP="00000000" w:rsidRDefault="00000000" w:rsidRPr="00000000" w14:paraId="0000002E">
      <w:pPr>
        <w:tabs>
          <w:tab w:val="right" w:leader="none" w:pos="1134"/>
          <w:tab w:val="left" w:leader="none" w:pos="1418"/>
          <w:tab w:val="right" w:leader="none" w:pos="8221"/>
        </w:tabs>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        Objective</w:t>
        <w:tab/>
        <w:t xml:space="preserve"> 9</w:t>
      </w:r>
    </w:p>
    <w:p w:rsidR="00000000" w:rsidDel="00000000" w:rsidP="00000000" w:rsidRDefault="00000000" w:rsidRPr="00000000" w14:paraId="0000002F">
      <w:pPr>
        <w:tabs>
          <w:tab w:val="right" w:leader="none" w:pos="1134"/>
          <w:tab w:val="left" w:leader="none" w:pos="1418"/>
          <w:tab w:val="right" w:leader="none" w:pos="8221"/>
        </w:tabs>
        <w:spacing w:after="12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1.4.       Scope of the Project</w:t>
        <w:tab/>
        <w:t xml:space="preserve">  11</w:t>
        <w:tab/>
        <w:tab/>
        <w:tab/>
        <w:tab/>
        <w:tab/>
        <w:t xml:space="preserve">  </w:t>
      </w:r>
      <w:r w:rsidDel="00000000" w:rsidR="00000000" w:rsidRPr="00000000">
        <w:rPr>
          <w:rFonts w:ascii="Times New Roman" w:cs="Times New Roman" w:eastAsia="Times New Roman" w:hAnsi="Times New Roman"/>
          <w:b w:val="1"/>
          <w:sz w:val="24"/>
          <w:szCs w:val="24"/>
          <w:rtl w:val="0"/>
        </w:rPr>
        <w:t xml:space="preserve">Chapter 2.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Literature Survey</w:t>
        <w:tab/>
        <w:t xml:space="preserve">14</w:t>
        <w:tab/>
        <w:tab/>
        <w:tab/>
        <w:tab/>
        <w:tab/>
        <w:t xml:space="preserve">Chapter 3.      Proposed Methodology</w:t>
        <w:tab/>
        <w:t xml:space="preserve">25</w:t>
        <w:tab/>
        <w:tab/>
        <w:tab/>
        <w:tab/>
        <w:tab/>
        <w:t xml:space="preserve">Chapter 4.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Implementation and Results </w:t>
        <w:tab/>
        <w:t xml:space="preserve">30</w:t>
        <w:tab/>
        <w:tab/>
        <w:tab/>
        <w:tab/>
        <w:tab/>
        <w:t xml:space="preserve">Chapter 5. </w:t>
        <w:tab/>
        <w:t xml:space="preserve">Discussion and Conclusion    </w:t>
        <w:tab/>
        <w:t xml:space="preserve">33</w:t>
        <w:tab/>
        <w:tab/>
        <w:tab/>
        <w:tab/>
        <w:tab/>
        <w:t xml:space="preserve">References</w:t>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37</w:t>
      </w:r>
    </w:p>
    <w:p w:rsidR="00000000" w:rsidDel="00000000" w:rsidP="00000000" w:rsidRDefault="00000000" w:rsidRPr="00000000" w14:paraId="00000030">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after="120" w:lineRule="auto"/>
        <w:ind w:left="1260" w:hanging="12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tl w:val="0"/>
        </w:rPr>
      </w:r>
    </w:p>
    <w:p w:rsidR="00000000" w:rsidDel="00000000" w:rsidP="00000000" w:rsidRDefault="00000000" w:rsidRPr="00000000" w14:paraId="0000003D">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tl w:val="0"/>
        </w:rPr>
      </w:r>
    </w:p>
    <w:p w:rsidR="00000000" w:rsidDel="00000000" w:rsidP="00000000" w:rsidRDefault="00000000" w:rsidRPr="00000000" w14:paraId="0000003E">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tl w:val="0"/>
        </w:rPr>
      </w:r>
    </w:p>
    <w:p w:rsidR="00000000" w:rsidDel="00000000" w:rsidP="00000000" w:rsidRDefault="00000000" w:rsidRPr="00000000" w14:paraId="0000003F">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tl w:val="0"/>
        </w:rPr>
      </w:r>
    </w:p>
    <w:p w:rsidR="00000000" w:rsidDel="00000000" w:rsidP="00000000" w:rsidRDefault="00000000" w:rsidRPr="00000000" w14:paraId="00000040">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LIST OF FIGURES</w:t>
      </w:r>
    </w:p>
    <w:tbl>
      <w:tblPr>
        <w:tblStyle w:val="Table1"/>
        <w:tblW w:w="89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736"/>
        <w:gridCol w:w="885"/>
        <w:tblGridChange w:id="0">
          <w:tblGrid>
            <w:gridCol w:w="1306"/>
            <w:gridCol w:w="6736"/>
            <w:gridCol w:w="885"/>
          </w:tblGrid>
        </w:tblGridChange>
      </w:tblGrid>
      <w:tr>
        <w:trPr>
          <w:cantSplit w:val="0"/>
          <w:tblHeader w:val="0"/>
        </w:trPr>
        <w:tc>
          <w:tcPr>
            <w:vAlign w:val="center"/>
          </w:tcPr>
          <w:p w:rsidR="00000000" w:rsidDel="00000000" w:rsidP="00000000" w:rsidRDefault="00000000" w:rsidRPr="00000000" w14:paraId="0000004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vAlign w:val="center"/>
          </w:tcPr>
          <w:p w:rsidR="00000000" w:rsidDel="00000000" w:rsidP="00000000" w:rsidRDefault="00000000" w:rsidRPr="00000000" w14:paraId="00000042">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Caption</w:t>
            </w:r>
          </w:p>
        </w:tc>
        <w:tc>
          <w:tcPr>
            <w:vAlign w:val="center"/>
          </w:tcPr>
          <w:p w:rsidR="00000000" w:rsidDel="00000000" w:rsidP="00000000" w:rsidRDefault="00000000" w:rsidRPr="00000000" w14:paraId="00000043">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vAlign w:val="center"/>
          </w:tcPr>
          <w:p w:rsidR="00000000" w:rsidDel="00000000" w:rsidP="00000000" w:rsidRDefault="00000000" w:rsidRPr="00000000" w14:paraId="00000044">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tc>
        <w:tc>
          <w:tcPr>
            <w:vAlign w:val="center"/>
          </w:tcPr>
          <w:p w:rsidR="00000000" w:rsidDel="00000000" w:rsidP="00000000" w:rsidRDefault="00000000" w:rsidRPr="00000000" w14:paraId="00000045">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High-level System Architecture For Alzheimer’s Detection using Machine Learning</w:t>
            </w:r>
          </w:p>
        </w:tc>
        <w:tc>
          <w:tcPr>
            <w:vAlign w:val="center"/>
          </w:tcPr>
          <w:p w:rsidR="00000000" w:rsidDel="00000000" w:rsidP="00000000" w:rsidRDefault="00000000" w:rsidRPr="00000000" w14:paraId="00000046">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cantSplit w:val="0"/>
          <w:tblHeader w:val="0"/>
        </w:trPr>
        <w:tc>
          <w:tcPr>
            <w:vAlign w:val="center"/>
          </w:tcPr>
          <w:p w:rsidR="00000000" w:rsidDel="00000000" w:rsidP="00000000" w:rsidRDefault="00000000" w:rsidRPr="00000000" w14:paraId="00000047">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tc>
        <w:tc>
          <w:tcPr>
            <w:vAlign w:val="center"/>
          </w:tcPr>
          <w:p w:rsidR="00000000" w:rsidDel="00000000" w:rsidP="00000000" w:rsidRDefault="00000000" w:rsidRPr="00000000" w14:paraId="00000048">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Confusion Matrix for Alzheimer’s Detection</w:t>
            </w:r>
          </w:p>
        </w:tc>
        <w:tc>
          <w:tcPr>
            <w:vAlign w:val="center"/>
          </w:tcPr>
          <w:p w:rsidR="00000000" w:rsidDel="00000000" w:rsidP="00000000" w:rsidRDefault="00000000" w:rsidRPr="00000000" w14:paraId="00000049">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r>
      <w:tr>
        <w:trPr>
          <w:cantSplit w:val="0"/>
          <w:tblHeader w:val="0"/>
        </w:trPr>
        <w:tc>
          <w:tcPr>
            <w:vAlign w:val="center"/>
          </w:tcPr>
          <w:p w:rsidR="00000000" w:rsidDel="00000000" w:rsidP="00000000" w:rsidRDefault="00000000" w:rsidRPr="00000000" w14:paraId="0000004A">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tc>
        <w:tc>
          <w:tcPr>
            <w:vAlign w:val="center"/>
          </w:tcPr>
          <w:p w:rsidR="00000000" w:rsidDel="00000000" w:rsidP="00000000" w:rsidRDefault="00000000" w:rsidRPr="00000000" w14:paraId="0000004B">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Alzheimer’s Detection - MRI Classification </w:t>
            </w:r>
          </w:p>
        </w:tc>
        <w:tc>
          <w:tcPr>
            <w:vAlign w:val="center"/>
          </w:tcPr>
          <w:p w:rsidR="00000000" w:rsidDel="00000000" w:rsidP="00000000" w:rsidRDefault="00000000" w:rsidRPr="00000000" w14:paraId="0000004C">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r>
      <w:tr>
        <w:trPr>
          <w:cantSplit w:val="0"/>
          <w:tblHeader w:val="0"/>
        </w:trPr>
        <w:tc>
          <w:tcPr>
            <w:vAlign w:val="center"/>
          </w:tcPr>
          <w:p w:rsidR="00000000" w:rsidDel="00000000" w:rsidP="00000000" w:rsidRDefault="00000000" w:rsidRPr="00000000" w14:paraId="0000004D">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tc>
        <w:tc>
          <w:tcPr>
            <w:vAlign w:val="center"/>
          </w:tcPr>
          <w:p w:rsidR="00000000" w:rsidDel="00000000" w:rsidP="00000000" w:rsidRDefault="00000000" w:rsidRPr="00000000" w14:paraId="0000004E">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and Validation Performance</w:t>
            </w:r>
          </w:p>
        </w:tc>
        <w:tc>
          <w:tcPr>
            <w:vAlign w:val="center"/>
          </w:tcPr>
          <w:p w:rsidR="00000000" w:rsidDel="00000000" w:rsidP="00000000" w:rsidRDefault="00000000" w:rsidRPr="00000000" w14:paraId="0000004F">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r>
      <w:tr>
        <w:trPr>
          <w:cantSplit w:val="0"/>
          <w:tblHeader w:val="0"/>
        </w:trPr>
        <w:tc>
          <w:tcPr>
            <w:vAlign w:val="center"/>
          </w:tcPr>
          <w:p w:rsidR="00000000" w:rsidDel="00000000" w:rsidP="00000000" w:rsidRDefault="00000000" w:rsidRPr="00000000" w14:paraId="00000050">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tc>
        <w:tc>
          <w:tcPr>
            <w:vAlign w:val="center"/>
          </w:tcPr>
          <w:p w:rsidR="00000000" w:rsidDel="00000000" w:rsidP="00000000" w:rsidRDefault="00000000" w:rsidRPr="00000000" w14:paraId="00000051">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2">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3">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tc>
        <w:tc>
          <w:tcPr>
            <w:vAlign w:val="center"/>
          </w:tcPr>
          <w:p w:rsidR="00000000" w:rsidDel="00000000" w:rsidP="00000000" w:rsidRDefault="00000000" w:rsidRPr="00000000" w14:paraId="00000054">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5">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p>
        </w:tc>
        <w:tc>
          <w:tcPr>
            <w:vAlign w:val="center"/>
          </w:tcPr>
          <w:p w:rsidR="00000000" w:rsidDel="00000000" w:rsidP="00000000" w:rsidRDefault="00000000" w:rsidRPr="00000000" w14:paraId="00000057">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8">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09" w:hRule="atLeast"/>
          <w:tblHeader w:val="0"/>
        </w:trPr>
        <w:tc>
          <w:tcPr>
            <w:vAlign w:val="center"/>
          </w:tcPr>
          <w:p w:rsidR="00000000" w:rsidDel="00000000" w:rsidP="00000000" w:rsidRDefault="00000000" w:rsidRPr="00000000" w14:paraId="00000059">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w:t>
            </w:r>
          </w:p>
        </w:tc>
        <w:tc>
          <w:tcPr>
            <w:vAlign w:val="center"/>
          </w:tcPr>
          <w:p w:rsidR="00000000" w:rsidDel="00000000" w:rsidP="00000000" w:rsidRDefault="00000000" w:rsidRPr="00000000" w14:paraId="0000005A">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B">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C">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tc>
        <w:tc>
          <w:tcPr>
            <w:vAlign w:val="center"/>
          </w:tcPr>
          <w:p w:rsidR="00000000" w:rsidDel="00000000" w:rsidP="00000000" w:rsidRDefault="00000000" w:rsidRPr="00000000" w14:paraId="0000005D">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E">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F">
      <w:pPr>
        <w:tabs>
          <w:tab w:val="left" w:leader="none" w:pos="1185"/>
        </w:tabs>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Bdr>
          <w:bottom w:color="000000" w:space="0" w:sz="4" w:val="single"/>
        </w:pBdr>
        <w:spacing w:after="120" w:line="360" w:lineRule="auto"/>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LIST OF TABLES</w:t>
      </w:r>
    </w:p>
    <w:tbl>
      <w:tblPr>
        <w:tblStyle w:val="Table2"/>
        <w:tblW w:w="89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736"/>
        <w:gridCol w:w="885"/>
        <w:tblGridChange w:id="0">
          <w:tblGrid>
            <w:gridCol w:w="1306"/>
            <w:gridCol w:w="6736"/>
            <w:gridCol w:w="885"/>
          </w:tblGrid>
        </w:tblGridChange>
      </w:tblGrid>
      <w:tr>
        <w:trPr>
          <w:cantSplit w:val="0"/>
          <w:tblHeader w:val="0"/>
        </w:trPr>
        <w:tc>
          <w:tcPr>
            <w:vAlign w:val="center"/>
          </w:tcPr>
          <w:p w:rsidR="00000000" w:rsidDel="00000000" w:rsidP="00000000" w:rsidRDefault="00000000" w:rsidRPr="00000000" w14:paraId="0000007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vAlign w:val="center"/>
          </w:tcPr>
          <w:p w:rsidR="00000000" w:rsidDel="00000000" w:rsidP="00000000" w:rsidRDefault="00000000" w:rsidRPr="00000000" w14:paraId="00000072">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Caption</w:t>
            </w:r>
          </w:p>
        </w:tc>
        <w:tc>
          <w:tcPr>
            <w:vAlign w:val="center"/>
          </w:tcPr>
          <w:p w:rsidR="00000000" w:rsidDel="00000000" w:rsidP="00000000" w:rsidRDefault="00000000" w:rsidRPr="00000000" w14:paraId="00000073">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vAlign w:val="center"/>
          </w:tcPr>
          <w:p w:rsidR="00000000" w:rsidDel="00000000" w:rsidP="00000000" w:rsidRDefault="00000000" w:rsidRPr="00000000" w14:paraId="00000074">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75">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6">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7">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78">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9">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A">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7B">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C">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D">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7E">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F">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0">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1">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82">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3">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4">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85">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6">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7">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88">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09" w:hRule="atLeast"/>
          <w:tblHeader w:val="0"/>
        </w:trPr>
        <w:tc>
          <w:tcPr>
            <w:vAlign w:val="center"/>
          </w:tcPr>
          <w:p w:rsidR="00000000" w:rsidDel="00000000" w:rsidP="00000000" w:rsidRDefault="00000000" w:rsidRPr="00000000" w14:paraId="00000089">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A">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8B">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C">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D">
            <w:pPr>
              <w:spacing w:after="1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8E">
            <w:pPr>
              <w:spacing w:after="12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F">
      <w:pPr>
        <w:tabs>
          <w:tab w:val="left" w:leader="none" w:pos="1185"/>
        </w:tabs>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0">
      <w:pPr>
        <w:spacing w:after="280" w:before="280" w:line="360" w:lineRule="auto"/>
        <w:rPr>
          <w:rFonts w:ascii="Times New Roman" w:cs="Times New Roman" w:eastAsia="Times New Roman" w:hAnsi="Times New Roman"/>
          <w:b w:val="1"/>
          <w:color w:val="000000"/>
          <w:sz w:val="32"/>
          <w:szCs w:val="32"/>
        </w:rPr>
        <w:sectPr>
          <w:headerReference r:id="rId7" w:type="default"/>
          <w:footerReference r:id="rId8" w:type="default"/>
          <w:pgSz w:h="16838" w:w="11906" w:orient="portrait"/>
          <w:pgMar w:bottom="1134" w:top="1985" w:left="1985" w:right="1134" w:header="720" w:footer="720"/>
          <w:pgNumType w:start="1"/>
        </w:sectPr>
      </w:pPr>
      <w:r w:rsidDel="00000000" w:rsidR="00000000" w:rsidRPr="00000000">
        <w:rPr>
          <w:rtl w:val="0"/>
        </w:rPr>
      </w:r>
    </w:p>
    <w:p w:rsidR="00000000" w:rsidDel="00000000" w:rsidP="00000000" w:rsidRDefault="00000000" w:rsidRPr="00000000" w14:paraId="00000091">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1</w:t>
      </w:r>
    </w:p>
    <w:p w:rsidR="00000000" w:rsidDel="00000000" w:rsidP="00000000" w:rsidRDefault="00000000" w:rsidRPr="00000000" w14:paraId="0000009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r w:rsidDel="00000000" w:rsidR="00000000" w:rsidRPr="00000000">
        <w:rPr>
          <w:rtl w:val="0"/>
        </w:rPr>
      </w:r>
    </w:p>
    <w:p w:rsidR="00000000" w:rsidDel="00000000" w:rsidP="00000000" w:rsidRDefault="00000000" w:rsidRPr="00000000" w14:paraId="00000093">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0" w:line="360"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1.1 Problem Statement : </w:t>
      </w:r>
      <w:r w:rsidDel="00000000" w:rsidR="00000000" w:rsidRPr="00000000">
        <w:rPr>
          <w:rtl w:val="0"/>
        </w:rPr>
      </w:r>
    </w:p>
    <w:p w:rsidR="00000000" w:rsidDel="00000000" w:rsidP="00000000" w:rsidRDefault="00000000" w:rsidRPr="00000000" w14:paraId="0000009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Alzheimer's disease (AD) is a debilitating neurodegenerative disorder and the leading cause of dementia worldwide, affecting over 50 million people globally. Early detection of AD is critical for effective intervention and management, as current treatments are most effective when administered in the early stages of the disease. However, diagnosing AD remains a significant challenge due to its complex and gradual onset, overlapping symptoms with other forms of dementia, and the lack of reliable, non-invasive diagnostic tools. Traditional diagnostic methods, such as cognitive assessments and neuroimaging, are often time-consuming, expensive, and require specialised expertise, limiting their accessibility, particularly in resource-constrained settings. The rapid advancement of artificial intelligence (AI) technologies offers a promising solution to these challenges. AI, particularly machine learning and deep learning, has demonstrated remarkable potential in analysing complex medical data, including neuroimaging, genetic information, and clinical records, to identify patterns indicative of AD. However, despite these advancements, there is a pressing need to develop robust, accurate, and scalable AI-driven tools that can detect AD early, differentiate it from other forms of dementia, and predict disease progression. Additionally, the integration of AI into clinical practice faces hurdles such as data privacy concerns, the need for large and diverse datasets, and the requirement for validation in real-world  problems. This project aims to address these gaps by leveraging AI technology to create an innovative, accessible, and reliable system for the early detection of Alzheimer's disease. By combining multimodal data sources, including neuroimaging, biomarkers, and patient history, we seek to develop an AI model that can improve diagnostic accuracy, reduce costs, and enhance early intervention strategies. The ultimate goal is to provide a transformative tool that empowers healthcare providers to diagnose AD more effectively, improve patient outcomes, and alleviate the growing global burden of this devastating disease.</w:t>
      </w:r>
    </w:p>
    <w:p w:rsidR="00000000" w:rsidDel="00000000" w:rsidP="00000000" w:rsidRDefault="00000000" w:rsidRPr="00000000" w14:paraId="00000097">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Motivation :            </w:t>
      </w:r>
    </w:p>
    <w:p w:rsidR="00000000" w:rsidDel="00000000" w:rsidP="00000000" w:rsidRDefault="00000000" w:rsidRPr="00000000" w14:paraId="0000009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tab/>
        <w:tab/>
      </w:r>
      <w:r w:rsidDel="00000000" w:rsidR="00000000" w:rsidRPr="00000000">
        <w:rPr>
          <w:rFonts w:ascii="Times New Roman" w:cs="Times New Roman" w:eastAsia="Times New Roman" w:hAnsi="Times New Roman"/>
          <w:sz w:val="24"/>
          <w:szCs w:val="24"/>
          <w:rtl w:val="0"/>
        </w:rPr>
        <w:t xml:space="preserve">Alzheimer's disease (AD) is a debilitating neurodegenerative disease that not only steals people's memories and cognitive functions but also imposes a staggering emotional, financial, and social burden on families and healthcare systems. With more than 50 million individuals afflicted worldwide and estimates set to triple by 2050, AD is one of the most daunting public health challenges of our time. Early diagnosis is important, as it enables early intervention, improved symptom management, and enhanced patient quality of life. Current diagnostic tools are, however, usually inaccessible, costly, or not sensitive enough, and many remain undiagnosed until the disease . The dramatic pace of artificial intelligence (AI) technology holds a revolution in opportunity to overcome these problems. AI has already exhibited great potential to examine complicated medical information, including neuroimaging, genetic markers, and clinical data, to detect patterns that are not visible to human specialists. With the aid of AI, we can create novel tools for the earlier, more precise, and non-invasive detection of Alzheimer's disease. Such devices can transform medicine by enabling diagnostics to be more accessible, affordable, and scalable, especially for poor and resource-poor settings.This initiative is driven by the critical need to enhance the lives of millions of people at risk for or living with Alzheimer's disease. Through the use of AI, we envision developing a solution that not only improves diagnostic precision but also enables healthcare professionals to intervene earlier, tailor treatment protocols, and halt disease progression. In addition, the program aims to alleviate the emotional and financial burden of caregivers and families, who usually carry the majority of the burden of the disease. Ultimately, this project is motivated by the hope of a future in which Alzheimer's disease can be diagnosed early and treated well, providing hope to patients and their families and enhancing global health outcomes. By bringing together state-of-the-art AI technology with a dedication to solving an important unmet need, we hope to make a significant contribution to the battle against Alzheimer's disease.  </w:t>
      </w:r>
    </w:p>
    <w:p w:rsidR="00000000" w:rsidDel="00000000" w:rsidP="00000000" w:rsidRDefault="00000000" w:rsidRPr="00000000" w14:paraId="000000A0">
      <w:pPr>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tab/>
        <w:tab/>
        <w:tab/>
        <w:t xml:space="preserve">  </w:t>
      </w:r>
      <w:r w:rsidDel="00000000" w:rsidR="00000000" w:rsidRPr="00000000">
        <w:rPr>
          <w:rtl w:val="0"/>
        </w:rPr>
      </w:r>
    </w:p>
    <w:p w:rsidR="00000000" w:rsidDel="00000000" w:rsidP="00000000" w:rsidRDefault="00000000" w:rsidRPr="00000000" w14:paraId="000000A1">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Objectives :</w:t>
      </w:r>
    </w:p>
    <w:p w:rsidR="00000000" w:rsidDel="00000000" w:rsidP="00000000" w:rsidRDefault="00000000" w:rsidRPr="00000000" w14:paraId="000000A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tab/>
        <w:tab/>
        <w:t xml:space="preserve">    </w:t>
      </w:r>
      <w:r w:rsidDel="00000000" w:rsidR="00000000" w:rsidRPr="00000000">
        <w:rPr>
          <w:rFonts w:ascii="Times New Roman" w:cs="Times New Roman" w:eastAsia="Times New Roman" w:hAnsi="Times New Roman"/>
          <w:sz w:val="24"/>
          <w:szCs w:val="24"/>
          <w:rtl w:val="0"/>
        </w:rPr>
        <w:t xml:space="preserve">The objective of this project is to develop a machine learning-based system for early and accurate detection of Alzheimer’s disease (AD) using medical imaging, clinical data, or other relevant biomarkers Alzheimer’s Disease (AD) is a neurodegenerative disorder that  affects  memory,  cognition,  and  behaviour.  Early  diagnosis  is  crucial for effective treatment and slowing disease progression. Machine learning (ML) can enhance diagnosis by analysing complex medical data more efficiently than traditional  methods.The  system aims to: Improve Early Diagnosis – Detect Alzheimer’s in its early stages to enable timely medical intervention.  Enhance Accuracy – Use machine learning models to analyze patterns in MRI, CT scans, PET scans, or clinical data for precise classification.Reduce Diagnostic Time – Automate the analysis process to assist neurologists and radiologists in faster decision-making.Classify Disease Stages – Differentiate between Mild Cognitive Impairment (MCI), early-stage Alzheimer’s, and advanced Alzheimer’s.Assist in Research – Provide insights into disease progression through data-driven analysis. Develop a User-Friendly System – Implement a tool that can be integrated into hospitals or research centers for practical use.</w:t>
      </w:r>
    </w:p>
    <w:p w:rsidR="00000000" w:rsidDel="00000000" w:rsidP="00000000" w:rsidRDefault="00000000" w:rsidRPr="00000000" w14:paraId="000000A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Project Scope :</w:t>
      </w:r>
    </w:p>
    <w:p w:rsidR="00000000" w:rsidDel="00000000" w:rsidP="00000000" w:rsidRDefault="00000000" w:rsidRPr="00000000" w14:paraId="000000A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The project aims to develop a   machine   learning   model     that    can: Detect early signs of Alzheimer’s from MRI, PET scans, or clinical data.    Differentiate between Normal (Healthy), Mild Cognitive Impairment (MCI), and Alzheimer’s.    Improve  accuracy  and reduce    dependency  on  manual interpretation by medical professionals.Assist doctors in predicting disease progression using historical patient data.</w:t>
      </w:r>
    </w:p>
    <w:p w:rsidR="00000000" w:rsidDel="00000000" w:rsidP="00000000" w:rsidRDefault="00000000" w:rsidRPr="00000000" w14:paraId="000000A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Machine Learning Approach :</w:t>
      </w:r>
    </w:p>
    <w:p w:rsidR="00000000" w:rsidDel="00000000" w:rsidP="00000000" w:rsidRDefault="00000000" w:rsidRPr="00000000" w14:paraId="000000AC">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Data Collection Datasets:  </w:t>
      </w:r>
    </w:p>
    <w:p w:rsidR="00000000" w:rsidDel="00000000" w:rsidP="00000000" w:rsidRDefault="00000000" w:rsidRPr="00000000" w14:paraId="000000A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ADNI (Alzheimer’s Disease Neuroimaging Initiative) – MRI, PET scans, and clinical data.                                                       </w:t>
        <w:tab/>
        <w:tab/>
        <w:tab/>
        <w:tab/>
        <w:tab/>
        <w:tab/>
        <w:tab/>
        <w:t xml:space="preserve">OASIS (Open Access Series of Imaging Studies) – Publicly available MRI dataset.</w:t>
        <w:tab/>
        <w:tab/>
        <w:tab/>
        <w:tab/>
        <w:tab/>
        <w:tab/>
        <w:tab/>
        <w:tab/>
        <w:tab/>
        <w:tab/>
        <w:tab/>
        <w:tab/>
        <w:t xml:space="preserve">Kaggle Datasets – Various labeled datasets for AD detection.</w:t>
      </w:r>
    </w:p>
    <w:p w:rsidR="00000000" w:rsidDel="00000000" w:rsidP="00000000" w:rsidRDefault="00000000" w:rsidRPr="00000000" w14:paraId="000000AE">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Data Preprocessing</w:t>
      </w:r>
    </w:p>
    <w:p w:rsidR="00000000" w:rsidDel="00000000" w:rsidP="00000000" w:rsidRDefault="00000000" w:rsidRPr="00000000" w14:paraId="000000B3">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Processing:</w:t>
      </w:r>
    </w:p>
    <w:p w:rsidR="00000000" w:rsidDel="00000000" w:rsidP="00000000" w:rsidRDefault="00000000" w:rsidRPr="00000000" w14:paraId="000000B4">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Convert images to grayscale, normalize intensity, and apply noise reduction. Use augmentation techniques (rotation, flipping) to improve model robustness.</w:t>
        <w:tab/>
        <w:tab/>
        <w:tab/>
        <w:tab/>
        <w:tab/>
        <w:tab/>
        <w:tab/>
        <w:tab/>
        <w:tab/>
        <w:tab/>
        <w:tab/>
      </w:r>
      <w:r w:rsidDel="00000000" w:rsidR="00000000" w:rsidRPr="00000000">
        <w:rPr>
          <w:rFonts w:ascii="Times New Roman" w:cs="Times New Roman" w:eastAsia="Times New Roman" w:hAnsi="Times New Roman"/>
          <w:b w:val="1"/>
          <w:sz w:val="24"/>
          <w:szCs w:val="24"/>
          <w:rtl w:val="0"/>
        </w:rPr>
        <w:t xml:space="preserve">Feature Extraction:</w:t>
      </w:r>
    </w:p>
    <w:p w:rsidR="00000000" w:rsidDel="00000000" w:rsidP="00000000" w:rsidRDefault="00000000" w:rsidRPr="00000000" w14:paraId="000000B5">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Extract relevant brain structure features using CNNs or traditional methods like PCA.</w:t>
      </w:r>
    </w:p>
    <w:p w:rsidR="00000000" w:rsidDel="00000000" w:rsidP="00000000" w:rsidRDefault="00000000" w:rsidRPr="00000000" w14:paraId="000000B6">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Model Selection</w:t>
      </w:r>
    </w:p>
    <w:p w:rsidR="00000000" w:rsidDel="00000000" w:rsidP="00000000" w:rsidRDefault="00000000" w:rsidRPr="00000000" w14:paraId="000000B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Models (for imaging data):</w:t>
      </w:r>
    </w:p>
    <w:p w:rsidR="00000000" w:rsidDel="00000000" w:rsidP="00000000" w:rsidRDefault="00000000" w:rsidRPr="00000000" w14:paraId="000000B8">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CNN (Convolutional Neural Networks) – For automatic feature extraction.</w:t>
        <w:tab/>
        <w:t xml:space="preserve">ResNet, VGG16, or EfficientNet – Pre-trained models fine-tuned for Alzheimer’s detection.</w:t>
        <w:tab/>
        <w:tab/>
        <w:tab/>
        <w:tab/>
        <w:tab/>
        <w:tab/>
        <w:tab/>
        <w:tab/>
        <w:tab/>
      </w:r>
      <w:r w:rsidDel="00000000" w:rsidR="00000000" w:rsidRPr="00000000">
        <w:rPr>
          <w:rFonts w:ascii="Times New Roman" w:cs="Times New Roman" w:eastAsia="Times New Roman" w:hAnsi="Times New Roman"/>
          <w:b w:val="1"/>
          <w:sz w:val="24"/>
          <w:szCs w:val="24"/>
          <w:rtl w:val="0"/>
        </w:rPr>
        <w:t xml:space="preserve">Machine Learning Models (for clinical data):</w:t>
      </w:r>
    </w:p>
    <w:p w:rsidR="00000000" w:rsidDel="00000000" w:rsidP="00000000" w:rsidRDefault="00000000" w:rsidRPr="00000000" w14:paraId="000000B9">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SVM (Support Vector Machine) – Effective for small datasets.</w:t>
      </w:r>
    </w:p>
    <w:p w:rsidR="00000000" w:rsidDel="00000000" w:rsidP="00000000" w:rsidRDefault="00000000" w:rsidRPr="00000000" w14:paraId="000000B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Random Forest &amp; XGBoost – For feature importance analysis.</w:t>
      </w:r>
    </w:p>
    <w:p w:rsidR="00000000" w:rsidDel="00000000" w:rsidP="00000000" w:rsidRDefault="00000000" w:rsidRPr="00000000" w14:paraId="000000BB">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LSTM (Long Short-Term Memory) – For time-series analysis of cognitive scores.</w:t>
      </w:r>
    </w:p>
    <w:p w:rsidR="00000000" w:rsidDel="00000000" w:rsidP="00000000" w:rsidRDefault="00000000" w:rsidRPr="00000000" w14:paraId="000000BC">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Model Training &amp; Evaluation :</w:t>
      </w:r>
    </w:p>
    <w:p w:rsidR="00000000" w:rsidDel="00000000" w:rsidP="00000000" w:rsidRDefault="00000000" w:rsidRPr="00000000" w14:paraId="000000B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Train models using labeled datasets.</w:t>
        <w:tab/>
        <w:tab/>
        <w:tab/>
        <w:tab/>
        <w:tab/>
        <w:tab/>
        <w:tab/>
        <w:tab/>
        <w:t xml:space="preserve">Evaluate performance using accuracy, precision, recall, F1-score, and AUC-ROC.</w:t>
        <w:tab/>
        <w:tab/>
        <w:tab/>
        <w:tab/>
        <w:tab/>
        <w:tab/>
        <w:tab/>
        <w:tab/>
        <w:tab/>
        <w:tab/>
        <w:tab/>
        <w:tab/>
        <w:tab/>
        <w:t xml:space="preserve">Use cross-validation to prevent overfitting.</w:t>
      </w:r>
    </w:p>
    <w:p w:rsidR="00000000" w:rsidDel="00000000" w:rsidP="00000000" w:rsidRDefault="00000000" w:rsidRPr="00000000" w14:paraId="000000BE">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Scope of the project :</w:t>
      </w:r>
    </w:p>
    <w:p w:rsidR="00000000" w:rsidDel="00000000" w:rsidP="00000000" w:rsidRDefault="00000000" w:rsidRPr="00000000" w14:paraId="000000C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The scope of a project focused on Alzheimer's disease detection using machines .Learning can be defined in terms of objectives, methods, and expected outcomes. Below is a detailed breakdown of the scope:</w:t>
      </w:r>
    </w:p>
    <w:p w:rsidR="00000000" w:rsidDel="00000000" w:rsidP="00000000" w:rsidRDefault="00000000" w:rsidRPr="00000000" w14:paraId="000000C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1)Data Collection and Preprocessing</w:t>
      </w:r>
    </w:p>
    <w:p w:rsidR="00000000" w:rsidDel="00000000" w:rsidP="00000000" w:rsidRDefault="00000000" w:rsidRPr="00000000" w14:paraId="000000C8">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Sources:</w:t>
      </w:r>
    </w:p>
    <w:p w:rsidR="00000000" w:rsidDel="00000000" w:rsidP="00000000" w:rsidRDefault="00000000" w:rsidRPr="00000000" w14:paraId="000000C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Clinical Data: </w:t>
      </w:r>
    </w:p>
    <w:p w:rsidR="00000000" w:rsidDel="00000000" w:rsidP="00000000" w:rsidRDefault="00000000" w:rsidRPr="00000000" w14:paraId="000000CA">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Patient medical history, cognitive tests, and biomarkers.Imaging Data: MRI, PET scans, or CT scans of the brain.</w:t>
        <w:tab/>
        <w:tab/>
        <w:tab/>
        <w:tab/>
        <w:tab/>
        <w:tab/>
      </w:r>
      <w:r w:rsidDel="00000000" w:rsidR="00000000" w:rsidRPr="00000000">
        <w:rPr>
          <w:rFonts w:ascii="Times New Roman" w:cs="Times New Roman" w:eastAsia="Times New Roman" w:hAnsi="Times New Roman"/>
          <w:b w:val="1"/>
          <w:sz w:val="24"/>
          <w:szCs w:val="24"/>
          <w:rtl w:val="0"/>
        </w:rPr>
        <w:t xml:space="preserve">Genetic Data: </w:t>
        <w:tab/>
        <w:tab/>
        <w:tab/>
        <w:tab/>
        <w:tab/>
        <w:tab/>
        <w:tab/>
        <w:tab/>
        <w:tab/>
        <w:tab/>
        <w:tab/>
        <w:tab/>
        <w:tab/>
      </w:r>
      <w:r w:rsidDel="00000000" w:rsidR="00000000" w:rsidRPr="00000000">
        <w:rPr>
          <w:rFonts w:ascii="Times New Roman" w:cs="Times New Roman" w:eastAsia="Times New Roman" w:hAnsi="Times New Roman"/>
          <w:sz w:val="24"/>
          <w:szCs w:val="24"/>
          <w:rtl w:val="0"/>
        </w:rPr>
        <w:t xml:space="preserve">Information from gene sequencing (e.g., APOE gene).</w:t>
        <w:tab/>
      </w:r>
      <w:r w:rsidDel="00000000" w:rsidR="00000000" w:rsidRPr="00000000">
        <w:rPr>
          <w:rFonts w:ascii="Times New Roman" w:cs="Times New Roman" w:eastAsia="Times New Roman" w:hAnsi="Times New Roman"/>
          <w:b w:val="1"/>
          <w:sz w:val="24"/>
          <w:szCs w:val="24"/>
          <w:rtl w:val="0"/>
        </w:rPr>
        <w:t xml:space="preserve">Behavioral Data:</w:t>
      </w:r>
    </w:p>
    <w:p w:rsidR="00000000" w:rsidDel="00000000" w:rsidP="00000000" w:rsidRDefault="00000000" w:rsidRPr="00000000" w14:paraId="000000CB">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Speech patterns, daily activities.</w:t>
      </w:r>
    </w:p>
    <w:p w:rsidR="00000000" w:rsidDel="00000000" w:rsidP="00000000" w:rsidRDefault="00000000" w:rsidRPr="00000000" w14:paraId="000000C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2)Machine Learning Techniques and Algorithms</w:t>
        <w:tab/>
        <w:tab/>
        <w:tab/>
        <w:tab/>
        <w:t xml:space="preserve">Algorithm Selection:</w:t>
        <w:tab/>
        <w:tab/>
        <w:tab/>
        <w:tab/>
        <w:tab/>
        <w:tab/>
        <w:tab/>
        <w:tab/>
        <w:tab/>
        <w:tab/>
        <w:tab/>
        <w:tab/>
      </w:r>
      <w:r w:rsidDel="00000000" w:rsidR="00000000" w:rsidRPr="00000000">
        <w:rPr>
          <w:rFonts w:ascii="Times New Roman" w:cs="Times New Roman" w:eastAsia="Times New Roman" w:hAnsi="Times New Roman"/>
          <w:sz w:val="24"/>
          <w:szCs w:val="24"/>
          <w:rtl w:val="0"/>
        </w:rPr>
        <w:t xml:space="preserve">Explore supervised learning algorithms like Support Vector Machines (SVM), Random Forests, K-Nearest Neighbors (KNN), Logistic Regression, and Neural Networks for classification tasks.Explore unsupervised learning techniques like Clustering (e.g., K-Means, DBSCAN) to detect patterns without labeled data.Evaluate deep learning methods, such as Convolutional Neural Networks (CNNs), for analyzing imaging data.</w:t>
      </w:r>
    </w:p>
    <w:p w:rsidR="00000000" w:rsidDel="00000000" w:rsidP="00000000" w:rsidRDefault="00000000" w:rsidRPr="00000000" w14:paraId="000000CD">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Evaluation:</w:t>
      </w:r>
    </w:p>
    <w:p w:rsidR="00000000" w:rsidDel="00000000" w:rsidP="00000000" w:rsidRDefault="00000000" w:rsidRPr="00000000" w14:paraId="000000CE">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Split the dataset into training, validation, and test sets.</w:t>
        <w:tab/>
        <w:tab/>
        <w:tab/>
        <w:tab/>
        <w:tab/>
        <w:t xml:space="preserve">Use cross-validation techniques to assess model robustness and prevent overfitting.</w:t>
      </w:r>
    </w:p>
    <w:p w:rsidR="00000000" w:rsidDel="00000000" w:rsidP="00000000" w:rsidRDefault="00000000" w:rsidRPr="00000000" w14:paraId="000000CF">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 </w:t>
      </w:r>
    </w:p>
    <w:p w:rsidR="00000000" w:rsidDel="00000000" w:rsidP="00000000" w:rsidRDefault="00000000" w:rsidRPr="00000000" w14:paraId="000000D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Accuracy, Precision, Recall, F1-score, AUC-ROC curve, and Confusion Matrix to evaluate results.</w:t>
      </w:r>
    </w:p>
    <w:p w:rsidR="00000000" w:rsidDel="00000000" w:rsidP="00000000" w:rsidRDefault="00000000" w:rsidRPr="00000000" w14:paraId="000000D1">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3)Feature Engineering</w:t>
      </w:r>
    </w:p>
    <w:p w:rsidR="00000000" w:rsidDel="00000000" w:rsidP="00000000" w:rsidRDefault="00000000" w:rsidRPr="00000000" w14:paraId="000000D2">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Extract Relevant Features:</w:t>
      </w:r>
    </w:p>
    <w:p w:rsidR="00000000" w:rsidDel="00000000" w:rsidP="00000000" w:rsidRDefault="00000000" w:rsidRPr="00000000" w14:paraId="000000D3">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imaging data: </w:t>
      </w:r>
    </w:p>
    <w:p w:rsidR="00000000" w:rsidDel="00000000" w:rsidP="00000000" w:rsidRDefault="00000000" w:rsidRPr="00000000" w14:paraId="000000D4">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Extract features like brain volume, gray matter density, hippocampal volume, etc., using image processing techniques.</w:t>
      </w:r>
    </w:p>
    <w:p w:rsidR="00000000" w:rsidDel="00000000" w:rsidP="00000000" w:rsidRDefault="00000000" w:rsidRPr="00000000" w14:paraId="000000D5">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clinical data: </w:t>
      </w:r>
    </w:p>
    <w:p w:rsidR="00000000" w:rsidDel="00000000" w:rsidP="00000000" w:rsidRDefault="00000000" w:rsidRPr="00000000" w14:paraId="000000D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Extract features such as cognitive scores (e.g., MMSE), biomarkers (e.g., tau and amyloid levels), age, gender, and genetic predispositions.</w:t>
      </w:r>
    </w:p>
    <w:p w:rsidR="00000000" w:rsidDel="00000000" w:rsidP="00000000" w:rsidRDefault="00000000" w:rsidRPr="00000000" w14:paraId="000000D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speech/behavioral data: </w:t>
      </w:r>
    </w:p>
    <w:p w:rsidR="00000000" w:rsidDel="00000000" w:rsidP="00000000" w:rsidRDefault="00000000" w:rsidRPr="00000000" w14:paraId="000000D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Extract features like speech tempo, vocabulary usage, memory recall patterns.</w:t>
      </w:r>
    </w:p>
    <w:p w:rsidR="00000000" w:rsidDel="00000000" w:rsidP="00000000" w:rsidRDefault="00000000" w:rsidRPr="00000000" w14:paraId="000000D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Ethical Considerations</w:t>
      </w:r>
    </w:p>
    <w:p w:rsidR="00000000" w:rsidDel="00000000" w:rsidP="00000000" w:rsidRDefault="00000000" w:rsidRPr="00000000" w14:paraId="000000DA">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Privacy:</w:t>
      </w:r>
    </w:p>
    <w:p w:rsidR="00000000" w:rsidDel="00000000" w:rsidP="00000000" w:rsidRDefault="00000000" w:rsidRPr="00000000" w14:paraId="000000DB">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Ensure that patient data is anonymized and handled according to relevant privacy regulations (e.g., HIPAA, GDPR).</w:t>
      </w:r>
    </w:p>
    <w:p w:rsidR="00000000" w:rsidDel="00000000" w:rsidP="00000000" w:rsidRDefault="00000000" w:rsidRPr="00000000" w14:paraId="000000DC">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Bias and Fairness:</w:t>
      </w:r>
    </w:p>
    <w:p w:rsidR="00000000" w:rsidDel="00000000" w:rsidP="00000000" w:rsidRDefault="00000000" w:rsidRPr="00000000" w14:paraId="000000D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Ensure that the model does not exhibit bias toward any demographic group (age, gender, race) and that it generalizes well across diverse populations.</w:t>
      </w:r>
    </w:p>
    <w:p w:rsidR="00000000" w:rsidDel="00000000" w:rsidP="00000000" w:rsidRDefault="00000000" w:rsidRPr="00000000" w14:paraId="000000DE">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Clinical Implications:</w:t>
      </w:r>
    </w:p>
    <w:p w:rsidR="00000000" w:rsidDel="00000000" w:rsidP="00000000" w:rsidRDefault="00000000" w:rsidRPr="00000000" w14:paraId="000000D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Ensure the model’s predictions are used responsibly, without being solely relied upon for diagnosis, and are always combined with expert clinical judgment.</w:t>
      </w:r>
    </w:p>
    <w:p w:rsidR="00000000" w:rsidDel="00000000" w:rsidP="00000000" w:rsidRDefault="00000000" w:rsidRPr="00000000" w14:paraId="000000E0">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Deployment Considerations</w:t>
      </w:r>
    </w:p>
    <w:p w:rsidR="00000000" w:rsidDel="00000000" w:rsidP="00000000" w:rsidRDefault="00000000" w:rsidRPr="00000000" w14:paraId="000000E1">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Application:</w:t>
      </w:r>
    </w:p>
    <w:p w:rsidR="00000000" w:rsidDel="00000000" w:rsidP="00000000" w:rsidRDefault="00000000" w:rsidRPr="00000000" w14:paraId="000000E2">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Design a framework for integrating the model into clinical settings for real-time diagnosis support.</w:t>
      </w:r>
    </w:p>
    <w:p w:rsidR="00000000" w:rsidDel="00000000" w:rsidP="00000000" w:rsidRDefault="00000000" w:rsidRPr="00000000" w14:paraId="000000E3">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decision support systems for clinicians to help in the early detection and intervention of Alzheimer’s disease.</w:t>
      </w:r>
    </w:p>
    <w:p w:rsidR="00000000" w:rsidDel="00000000" w:rsidP="00000000" w:rsidRDefault="00000000" w:rsidRPr="00000000" w14:paraId="000000E4">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0E5">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Ensure that the system is scalable and can process large datasets from multiple patients and data sources.</w:t>
      </w:r>
    </w:p>
    <w:p w:rsidR="00000000" w:rsidDel="00000000" w:rsidP="00000000" w:rsidRDefault="00000000" w:rsidRPr="00000000" w14:paraId="000000E6">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Outcome and Impact</w:t>
      </w:r>
    </w:p>
    <w:p w:rsidR="00000000" w:rsidDel="00000000" w:rsidP="00000000" w:rsidRDefault="00000000" w:rsidRPr="00000000" w14:paraId="000000E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Detection:</w:t>
      </w:r>
    </w:p>
    <w:p w:rsidR="00000000" w:rsidDel="00000000" w:rsidP="00000000" w:rsidRDefault="00000000" w:rsidRPr="00000000" w14:paraId="000000E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The primary outcome should be to enhance the early diagnosis of Alzheimer’s disease, potentially before significant cognitive decline occurs.</w:t>
      </w:r>
    </w:p>
    <w:p w:rsidR="00000000" w:rsidDel="00000000" w:rsidP="00000000" w:rsidRDefault="00000000" w:rsidRPr="00000000" w14:paraId="000000E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Improved Patient Care:</w:t>
      </w:r>
    </w:p>
    <w:p w:rsidR="00000000" w:rsidDel="00000000" w:rsidP="00000000" w:rsidRDefault="00000000" w:rsidRPr="00000000" w14:paraId="000000E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tab/>
        <w:t xml:space="preserve">   </w:t>
      </w:r>
      <w:r w:rsidDel="00000000" w:rsidR="00000000" w:rsidRPr="00000000">
        <w:rPr>
          <w:rFonts w:ascii="Times New Roman" w:cs="Times New Roman" w:eastAsia="Times New Roman" w:hAnsi="Times New Roman"/>
          <w:sz w:val="24"/>
          <w:szCs w:val="24"/>
          <w:rtl w:val="0"/>
        </w:rPr>
        <w:t xml:space="preserve">Ensure that earlier detection leads to better management of the disease, such as interventions or medications that can slow progression.</w:t>
      </w:r>
    </w:p>
    <w:p w:rsidR="00000000" w:rsidDel="00000000" w:rsidP="00000000" w:rsidRDefault="00000000" w:rsidRPr="00000000" w14:paraId="000000E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into Healthcare Systems:</w:t>
      </w:r>
    </w:p>
    <w:p w:rsidR="00000000" w:rsidDel="00000000" w:rsidP="00000000" w:rsidRDefault="00000000" w:rsidRPr="00000000" w14:paraId="000000E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Provide tools for healthcare professionals to use the machine learning model in routine clinical practices, improving diagnostic efficiency and patient outcomes.</w:t>
      </w:r>
    </w:p>
    <w:p w:rsidR="00000000" w:rsidDel="00000000" w:rsidP="00000000" w:rsidRDefault="00000000" w:rsidRPr="00000000" w14:paraId="000000ED">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Future Directions</w:t>
      </w:r>
    </w:p>
    <w:p w:rsidR="00000000" w:rsidDel="00000000" w:rsidP="00000000" w:rsidRDefault="00000000" w:rsidRPr="00000000" w14:paraId="000000EE">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Continuous Learning: </w:t>
      </w:r>
    </w:p>
    <w:p w:rsidR="00000000" w:rsidDel="00000000" w:rsidP="00000000" w:rsidRDefault="00000000" w:rsidRPr="00000000" w14:paraId="000000E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Design the system to learn and adapt as new data becomes available, improving accuracy over time.</w:t>
      </w:r>
    </w:p>
    <w:p w:rsidR="00000000" w:rsidDel="00000000" w:rsidP="00000000" w:rsidRDefault="00000000" w:rsidRPr="00000000" w14:paraId="000000F0">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 with Healthcare Institutions:</w:t>
      </w:r>
    </w:p>
    <w:p w:rsidR="00000000" w:rsidDel="00000000" w:rsidP="00000000" w:rsidRDefault="00000000" w:rsidRPr="00000000" w14:paraId="000000F1">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Collaborate with medical research centers to collect new</w:t>
      </w:r>
      <w:sdt>
        <w:sdtPr>
          <w:tag w:val="goog_rdk_0"/>
        </w:sdtPr>
        <w:sdtContent>
          <w:ins w:author="Kaushi Shree" w:id="0" w:date="2025-03-24T19:11:41Z">
            <w:r w:rsidDel="00000000" w:rsidR="00000000" w:rsidRPr="00000000">
              <w:rPr>
                <w:rFonts w:ascii="Times New Roman" w:cs="Times New Roman" w:eastAsia="Times New Roman" w:hAnsi="Times New Roman"/>
                <w:sz w:val="24"/>
                <w:szCs w:val="24"/>
                <w:rtl w:val="0"/>
              </w:rPr>
              <w:t xml:space="preserve"> </w:t>
            </w:r>
          </w:ins>
        </w:sdtContent>
      </w:sdt>
      <w:r w:rsidDel="00000000" w:rsidR="00000000" w:rsidRPr="00000000">
        <w:rPr>
          <w:rFonts w:ascii="Times New Roman" w:cs="Times New Roman" w:eastAsia="Times New Roman" w:hAnsi="Times New Roman"/>
          <w:sz w:val="24"/>
          <w:szCs w:val="24"/>
          <w:rtl w:val="0"/>
        </w:rPr>
        <w:t xml:space="preserve"> </w:t>
      </w:r>
      <w:sdt>
        <w:sdtPr>
          <w:tag w:val="goog_rdk_1"/>
        </w:sdtPr>
        <w:sdtContent>
          <w:ins w:author="Kaushi Shree" w:id="1" w:date="2025-03-24T19:11:36Z">
            <w:r w:rsidDel="00000000" w:rsidR="00000000" w:rsidRPr="00000000">
              <w:rPr>
                <w:rFonts w:ascii="Times New Roman" w:cs="Times New Roman" w:eastAsia="Times New Roman" w:hAnsi="Times New Roman"/>
                <w:sz w:val="24"/>
                <w:szCs w:val="24"/>
                <w:rtl w:val="0"/>
              </w:rPr>
              <w:t xml:space="preserve"> </w:t>
            </w:r>
          </w:ins>
        </w:sdtContent>
      </w:sdt>
      <w:r w:rsidDel="00000000" w:rsidR="00000000" w:rsidRPr="00000000">
        <w:rPr>
          <w:rFonts w:ascii="Times New Roman" w:cs="Times New Roman" w:eastAsia="Times New Roman" w:hAnsi="Times New Roman"/>
          <w:sz w:val="24"/>
          <w:szCs w:val="24"/>
          <w:rtl w:val="0"/>
        </w:rPr>
        <w:t xml:space="preserve">data and improve model performance.</w:t>
      </w:r>
    </w:p>
    <w:p w:rsidR="00000000" w:rsidDel="00000000" w:rsidP="00000000" w:rsidRDefault="00000000" w:rsidRPr="00000000" w14:paraId="000000F2">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 Investigation:</w:t>
      </w:r>
    </w:p>
    <w:p w:rsidR="00000000" w:rsidDel="00000000" w:rsidP="00000000" w:rsidRDefault="00000000" w:rsidRPr="00000000" w14:paraId="000000F3">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Investigate the role of other biomarkers, such as blood-based markers, in enhancing detection and prediction models. This comprehensive scope outlines the key components of an Alzheimer’s disease detection project using machine learning, ensuring that the solution is effective, accurate, and can be used in clinical settings.</w:t>
      </w:r>
    </w:p>
    <w:p w:rsidR="00000000" w:rsidDel="00000000" w:rsidP="00000000" w:rsidRDefault="00000000" w:rsidRPr="00000000" w14:paraId="000000F4">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ab/>
        <w:tab/>
      </w:r>
    </w:p>
    <w:p w:rsidR="00000000" w:rsidDel="00000000" w:rsidP="00000000" w:rsidRDefault="00000000" w:rsidRPr="00000000" w14:paraId="000000F7">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4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40" w:before="280" w:line="36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FA">
      <w:pPr>
        <w:spacing w:after="40" w:before="280" w:line="36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FB">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2</w:t>
      </w:r>
    </w:p>
    <w:p w:rsidR="00000000" w:rsidDel="00000000" w:rsidP="00000000" w:rsidRDefault="00000000" w:rsidRPr="00000000" w14:paraId="000000F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Literature Survey</w:t>
      </w:r>
      <w:r w:rsidDel="00000000" w:rsidR="00000000" w:rsidRPr="00000000">
        <w:rPr>
          <w:rtl w:val="0"/>
        </w:rPr>
      </w:r>
    </w:p>
    <w:p w:rsidR="00000000" w:rsidDel="00000000" w:rsidP="00000000" w:rsidRDefault="00000000" w:rsidRPr="00000000" w14:paraId="000000FE">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Review relevant literature or previous work in this domain.</w:t>
      </w:r>
    </w:p>
    <w:p w:rsidR="00000000" w:rsidDel="00000000" w:rsidP="00000000" w:rsidRDefault="00000000" w:rsidRPr="00000000" w14:paraId="000000F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The use of machine learning (ML) for Alzheimer's disease detection has been a rapidly growing area of research. Numerous studies and methods have been proposed to leverage machine learning techniques to assist in diagnosing Alzheimer's at early stages, improving diagnostic accuracy, and tracking disease progression. Below is a review of some relevant literature and previous work in this domain.</w:t>
      </w:r>
    </w:p>
    <w:p w:rsidR="00000000" w:rsidDel="00000000" w:rsidP="00000000" w:rsidRDefault="00000000" w:rsidRPr="00000000" w14:paraId="00000100">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Machine Learning for Alzheimer's Diagnosis</w:t>
      </w:r>
    </w:p>
    <w:p w:rsidR="00000000" w:rsidDel="00000000" w:rsidP="00000000" w:rsidRDefault="00000000" w:rsidRPr="00000000" w14:paraId="00000101">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Early Detection Using Clinical Data:</w:t>
      </w:r>
    </w:p>
    <w:p w:rsidR="00000000" w:rsidDel="00000000" w:rsidP="00000000" w:rsidRDefault="00000000" w:rsidRPr="00000000" w14:paraId="0000010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Sani et al., 2020 explored the use of clinical data such as cognitive test scores (e.g., MMSE, MoCA), biomarkers, and neuropsychological data to detect Alzheimer's using supervised learning models, particularly support vector machines (SVM). Their results showed that ML models can accurately classify Alzheimer's patients from healthy controls based on these clinical features.Cheng et al., 2021 proposed a novel ensemble model combining logistic regression and decision trees for diagnosing Alzheimer's based on clinical features, showing enhanced diagnostic performance.</w:t>
      </w:r>
    </w:p>
    <w:p w:rsidR="00000000" w:rsidDel="00000000" w:rsidP="00000000" w:rsidRDefault="00000000" w:rsidRPr="00000000" w14:paraId="00000103">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Imaging Data Analysis</w:t>
        <w:tab/>
        <w:tab/>
        <w:tab/>
        <w:tab/>
        <w:tab/>
        <w:tab/>
        <w:tab/>
        <w:tab/>
        <w:t xml:space="preserve">               MRI and CT Image Analysis:</w:t>
      </w:r>
    </w:p>
    <w:p w:rsidR="00000000" w:rsidDel="00000000" w:rsidP="00000000" w:rsidRDefault="00000000" w:rsidRPr="00000000" w14:paraId="00000104">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tab/>
        <w:tab/>
        <w:t xml:space="preserve"> </w:t>
      </w:r>
      <w:r w:rsidDel="00000000" w:rsidR="00000000" w:rsidRPr="00000000">
        <w:rPr>
          <w:rFonts w:ascii="Times New Roman" w:cs="Times New Roman" w:eastAsia="Times New Roman" w:hAnsi="Times New Roman"/>
          <w:sz w:val="24"/>
          <w:szCs w:val="24"/>
          <w:rtl w:val="0"/>
        </w:rPr>
        <w:t xml:space="preserve">He et al., 2019 used Convolutional Neural Networks (CNNs) for Alzheimer's detection from MRI scans. The researchers highlighted the effectiveness of CNNs in automatically extracting discriminative features from brain images, achieving high accuracy and reducing the need for manual feature extraction.</w:t>
        <w:tab/>
        <w:tab/>
        <w:tab/>
        <w:tab/>
        <w:t xml:space="preserve">Koutsouleris et al., 2015 developed a machine learning model based on structural MRI and showed that the model could distinguish between Alzheimer's disease (AD), mild cognitive impairment (MCI), and healthy controls. They used a random forest classifier, which identified brain volume changes indicative of Alzheimer's. Sarraf &amp; Tofighi, 2016 introduced a deep learning approach for the classification of Alzheimer's and mild cognitive impairment (MCI) patients using structural MRI images. Their work achieved significant accuracy improvements using deep neural networks compared to traditional machine learning methods.</w:t>
      </w:r>
    </w:p>
    <w:p w:rsidR="00000000" w:rsidDel="00000000" w:rsidP="00000000" w:rsidRDefault="00000000" w:rsidRPr="00000000" w14:paraId="00000105">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 Scans and Other Imaging Modalities:</w:t>
      </w:r>
    </w:p>
    <w:p w:rsidR="00000000" w:rsidDel="00000000" w:rsidP="00000000" w:rsidRDefault="00000000" w:rsidRPr="00000000" w14:paraId="00000106">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Bajaj et al., 2017 focused on using PET scans (Positron Emission Tomography) combined with machine learning techniques for detecting Alzheimer's disease. They applied deep learning algorithms to PET scan images to identify Alzheimer's disease signatures, such as amyloid plaque accumulation, achieving strong performance in distinguishing patients with AD from controls.</w:t>
      </w:r>
    </w:p>
    <w:p w:rsidR="00000000" w:rsidDel="00000000" w:rsidP="00000000" w:rsidRDefault="00000000" w:rsidRPr="00000000" w14:paraId="00000107">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Multimodal Data Integration Combining Clinical, Imaging, and Genetic Data:</w:t>
      </w:r>
    </w:p>
    <w:p w:rsidR="00000000" w:rsidDel="00000000" w:rsidP="00000000" w:rsidRDefault="00000000" w:rsidRPr="00000000" w14:paraId="00000108">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et al., 2017 used a combination of clinical data, MRI, and genetic information to improve Alzheimer's detection using deep learning techniques. The research found that multimodal approaches significantly enhanced diagnostic performance over using a single data type.</w:t>
      </w:r>
    </w:p>
    <w:p w:rsidR="00000000" w:rsidDel="00000000" w:rsidP="00000000" w:rsidRDefault="00000000" w:rsidRPr="00000000" w14:paraId="00000109">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González et al., 2018 explored a multimodal fusion approach by integrating clinical, MRI, and genetic data (including APOE genotype). Their approach demonstrated that the fusion of these data sources improved classification accuracy for detecting Alzheimer's and distinguishing MCI from healthy controls.</w:t>
      </w:r>
    </w:p>
    <w:p w:rsidR="00000000" w:rsidDel="00000000" w:rsidP="00000000" w:rsidRDefault="00000000" w:rsidRPr="00000000" w14:paraId="0000010A">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Behavioral and Speech Data Speech Patterns for Alzheimer's Detection:</w:t>
      </w:r>
    </w:p>
    <w:p w:rsidR="00000000" w:rsidDel="00000000" w:rsidP="00000000" w:rsidRDefault="00000000" w:rsidRPr="00000000" w14:paraId="0000010B">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tab/>
        <w:tab/>
      </w:r>
      <w:r w:rsidDel="00000000" w:rsidR="00000000" w:rsidRPr="00000000">
        <w:rPr>
          <w:rFonts w:ascii="Times New Roman" w:cs="Times New Roman" w:eastAsia="Times New Roman" w:hAnsi="Times New Roman"/>
          <w:sz w:val="24"/>
          <w:szCs w:val="24"/>
          <w:rtl w:val="0"/>
        </w:rPr>
        <w:t xml:space="preserve">Fraser et al., 2016 investigated the use of speech and language features to detect Alzheimer's disease, focusing on cognitive decline reflected in linguistic patterns. Their study used ML algorithms like SVM to analyze speech features such as word usage, fluency, and syntax complexity, achieving notable results in detecting early-stage Alzheimer’s.Rudzicz et al., 2014 used natural language processing (NLP) to assess spoken language in Alzheimer's patients. They applied machine learning models to analyze conversational speech, revealing linguistic features that are linked to Alzheimer's progression.</w:t>
      </w:r>
    </w:p>
    <w:p w:rsidR="00000000" w:rsidDel="00000000" w:rsidP="00000000" w:rsidRDefault="00000000" w:rsidRPr="00000000" w14:paraId="0000010C">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Genetic Data for Alzheimer’s Detection </w:t>
        <w:tab/>
        <w:tab/>
        <w:tab/>
        <w:tab/>
        <w:tab/>
        <w:t xml:space="preserve"> Genetic Risk Factors:</w:t>
      </w:r>
    </w:p>
    <w:p w:rsidR="00000000" w:rsidDel="00000000" w:rsidP="00000000" w:rsidRDefault="00000000" w:rsidRPr="00000000" w14:paraId="0000010D">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Liu et al., 2018 used machine learning to identify genetic markers related to Alzheimer’s risk, focusing on common genetic variants such as the APOE ε4 allele. Their model incorporated genomic data alongside clinical and imaging data to enhance predictive accuracy.Marques et al., 2020 applied genetic data (e.g., SNPs) to detect early Alzheimer's in at-risk individuals. The study employed ML models to identify individuals at higher risk of Alzheimer's by analyzing the genetic markers associated with neurodegeneration.</w:t>
      </w:r>
    </w:p>
    <w:p w:rsidR="00000000" w:rsidDel="00000000" w:rsidP="00000000" w:rsidRDefault="00000000" w:rsidRPr="00000000" w14:paraId="0000010E">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Challenges in Alzheimer's Detection Using Machine Learning Data Imbalance and Class Distribution:</w:t>
      </w:r>
    </w:p>
    <w:p w:rsidR="00000000" w:rsidDel="00000000" w:rsidP="00000000" w:rsidRDefault="00000000" w:rsidRPr="00000000" w14:paraId="0000010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Many datasets, such as those used in Alzheimer's detection, have a skewed class distribution with fewer Alzheimer's patients than healthy controls. Researchers like Ali et al., 2021 have focused on addressing class imbalance through techniques such as SMOTE (Synthetic Minority Over-sampling Technique) and cost-sensitive learning to improve model performance.</w:t>
        <w:tab/>
        <w:tab/>
        <w:tab/>
        <w:tab/>
        <w:tab/>
        <w:t xml:space="preserve">Interpretability and Explainability:</w:t>
        <w:tab/>
        <w:tab/>
        <w:tab/>
        <w:tab/>
        <w:tab/>
        <w:tab/>
        <w:tab/>
        <w:tab/>
        <w:tab/>
        <w:tab/>
        <w:t xml:space="preserve">           The need for interpretability in healthcare applications has been widely recognized. Lundberg et al., 2017 proposed  SHAP (Shapley Additive Explanations) as a method to improve the explainability of machine learning models. Their work on explainable AI (XAI) in healthcare, including Alzheimer's detection, helps clinicians understand the factors driving model predictions.</w:t>
      </w:r>
    </w:p>
    <w:p w:rsidR="00000000" w:rsidDel="00000000" w:rsidP="00000000" w:rsidRDefault="00000000" w:rsidRPr="00000000" w14:paraId="00000110">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1">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 Public Datasets for Alzheimer's Research</w:t>
        <w:tab/>
        <w:tab/>
        <w:tab/>
        <w:tab/>
        <w:tab/>
        <w:t xml:space="preserve">Several datasets have been pivotal in advancing Alzheimer’s detection using machine learning:</w:t>
        <w:tab/>
        <w:tab/>
        <w:tab/>
        <w:tab/>
        <w:tab/>
        <w:tab/>
        <w:tab/>
        <w:tab/>
        <w:tab/>
      </w:r>
      <w:r w:rsidDel="00000000" w:rsidR="00000000" w:rsidRPr="00000000">
        <w:rPr>
          <w:rFonts w:ascii="Times New Roman" w:cs="Times New Roman" w:eastAsia="Times New Roman" w:hAnsi="Times New Roman"/>
          <w:sz w:val="24"/>
          <w:szCs w:val="24"/>
          <w:rtl w:val="0"/>
        </w:rPr>
        <w:t xml:space="preserve">ADNI (Alzheimer's Disease Neuroimaging Initiative): Provides a rich collection of MRI, PET scans, clinical data, and genetic information from Alzheimer's patients and controls.</w:t>
        <w:tab/>
        <w:t xml:space="preserve">OASIS (Open Access Series of Imaging Studies): Another large dataset for Alzheimer's research that includes MRI scans and clinical information.</w:t>
        <w:tab/>
        <w:tab/>
        <w:tab/>
        <w:tab/>
        <w:tab/>
        <w:t xml:space="preserve">AIBL (Australian Imaging, Biomarkers &amp; Lifestyle Study of Ageing): This dataset includes clinical, imaging, and biomarker data for Alzheimer’s and aging-related studies.</w:t>
      </w:r>
    </w:p>
    <w:p w:rsidR="00000000" w:rsidDel="00000000" w:rsidP="00000000" w:rsidRDefault="00000000" w:rsidRPr="00000000" w14:paraId="00000113">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114">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Machine learning has shown significant promise in Alzheimer's disease detection, leveraging clinical, imaging, genetic, and behavioral data. Previous studies have used a variety of machine learning algorithms, including SVMs, random forests, CNNs, and deep learning models, to achieve promising results in early diagnosis. While multimodal approaches combining clinical, genetic, and imaging data have led to high-performing models, challenges such as data imbalance, model interpretability, and dataset variability remain.</w:t>
        <w:tab/>
        <w:tab/>
        <w:tab/>
        <w:tab/>
        <w:tab/>
        <w:tab/>
        <w:tab/>
        <w:tab/>
        <w:tab/>
        <w:t xml:space="preserve">Future directions in this field could focus on:Integrating new biomarkers and longitudinal data to improve prediction accuracy.Enhancing model interpretability to facilitate clinical adoption.Developing robust models capable of handling smaller datasets and real-world data complexities. By building on the existing body of work, new models can offer valuable decision support tools for clinicians in diagnosing Alzheimer's at an earlier stage and improving patient outcomes.</w:t>
      </w:r>
    </w:p>
    <w:p w:rsidR="00000000" w:rsidDel="00000000" w:rsidP="00000000" w:rsidRDefault="00000000" w:rsidRPr="00000000" w14:paraId="00000115">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6">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7">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8">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2.2) Mention any existing models, techniques, or methodologies related to the problem.</w:t>
        <w:tab/>
        <w:tab/>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Existing Models, Techniques, or Methodologies Related to Alzheimer's Disease Detection Using Machine Learning Various machine learning models, techniques, and methodologies have been developed to address the problem of Alzheimer's disease detection. These models leverage diverse data sources, such as clinical data, imaging data (MRI, PET), genetic information, and speech/behavioral data. Below are some of the most notable models and techniques:</w:t>
      </w:r>
    </w:p>
    <w:p w:rsidR="00000000" w:rsidDel="00000000" w:rsidP="00000000" w:rsidRDefault="00000000" w:rsidRPr="00000000" w14:paraId="00000119">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Traditional Machine Learning Models Support Vector Machines (SVM):</w:t>
      </w:r>
    </w:p>
    <w:p w:rsidR="00000000" w:rsidDel="00000000" w:rsidP="00000000" w:rsidRDefault="00000000" w:rsidRPr="00000000" w14:paraId="0000011A">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SVMs are widely used in Alzheimer's detection due to their effectiveness in high-dimensional spaces. SVMs can be applied to various types of data, including clinical features, imaging data, and genetic information. They have been used to classify Alzheimer's patients from healthy controls based on extracted features from MRI and PET images. Example: Sani et al. (2020) used SVMs to classify Alzheimer's disease based on clinical features and cognitive scores.Random Forests: Random Forests are an ensemble learning method based on decision trees. They are used for classification tasks and are particularly useful in handling high-dimensional data and managing missing values.Example: Koutsouleris et al. (2015) applied Random Forests to structural MRI data and found it effective in distinguishing Alzheimer's patients from healthy controls and those with mild cognitive impairment (MCI).Logistic Regression:Logistic regression is often used for binary classification tasks, such as detecting Alzheimer's disease presence or absence. It is a simple, interpretable model and can be enhanced through feature selection and regularization techniques.Example: Wang et al. (2017) combined logistic regression with other models for detecting Alzheimer's by integrating clinical, genetic, and MRI data.K-Nearest Neighbors (KNN):KNN is a non-parametric algorithm used for classification and regression. It is based on the distance metric between data points and has been used to classify Alzheimer's patients based on neuroimaging features.Example: Fraser et al. (2016) applied KNN to linguistic features derived from speech data, achieving good performance in identifying early signs of Alzheimer's.</w:t>
      </w:r>
    </w:p>
    <w:p w:rsidR="00000000" w:rsidDel="00000000" w:rsidP="00000000" w:rsidRDefault="00000000" w:rsidRPr="00000000" w14:paraId="0000011B">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Deep Learning Models Convolutional Neural Networks (CNNs):</w:t>
        <w:tab/>
      </w:r>
      <w:r w:rsidDel="00000000" w:rsidR="00000000" w:rsidRPr="00000000">
        <w:rPr>
          <w:rFonts w:ascii="Times New Roman" w:cs="Times New Roman" w:eastAsia="Times New Roman" w:hAnsi="Times New Roman"/>
          <w:b w:val="1"/>
          <w:sz w:val="24"/>
          <w:szCs w:val="24"/>
          <w:rtl w:val="0"/>
        </w:rPr>
        <w:t xml:space="preserve">short-Term Memory (LSTM):</w:t>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RNNs and LSTMs are especially useful for sequential or time-series data, such as speech patterns, cognitive assessments, and longitudinal clinical data. These models capture temporal dependencies and are effective for tracking the progression of Alzheimer's disease. Example: Fraser et al. (2016) used LSTMs to analyze speech data and detect Alzheimer's-related cognitive decline in patients over time.</w:t>
        <w:tab/>
        <w:tab/>
        <w:tab/>
        <w:tab/>
        <w:t xml:space="preserve">Auto encoders: Auto encoders are a type of unsupervised neural network used for dimensionality reduction and feature extraction. They can learn compressed representations of data, such as MRI images or clinical data, which can then be used for classification.Example: Sarraf &amp; Tofighi (2016) utilised auto-encoders in deep learning models to analyze structural MRI scans and detect Alzheimer's with high accuracy.Generative Adversarial Networks (GANs):GANs can be applied to create synthetic medical images or augment existing datasets, especially in cases where there is a shortage of labeled data. They have been used to generate MRI or PET scans to simulate Alzheimer’s progression and improve classification models.Example: Wang et al. (2020) explored GANs for synthesizing imaging data to aid in the detection of Alzheimer's disease.</w:t>
      </w:r>
    </w:p>
    <w:p w:rsidR="00000000" w:rsidDel="00000000" w:rsidP="00000000" w:rsidRDefault="00000000" w:rsidRPr="00000000" w14:paraId="0000011C">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Multimodal Learning Multimodal Fusion:</w:t>
      </w:r>
    </w:p>
    <w:p w:rsidR="00000000" w:rsidDel="00000000" w:rsidP="00000000" w:rsidRDefault="00000000" w:rsidRPr="00000000" w14:paraId="0000011D">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Combining multiple data modalities (e.g., clinical data, MRI scans, genetic data, and speech data) has been shown to improve the robustness and accuracy of Alzheimer's disease detection models. Machine learning algorithms such as ensemble learning or multi-input neural networks have been employed for this purpose.</w:t>
        <w:tab/>
        <w:t xml:space="preserve">Example: González et al. (2018) used a multimodal fusion approach that integrated MRI, genetic data, and clinical scores to enhance Alzheimer's detection performance.</w:t>
        <w:tab/>
        <w:t xml:space="preserve">Multimodal Deep Learning (MMDL): Multimodal deep learning models combine various types of input (e.g., clinical data, images, and speech) through shared layers or individual pathways to learn the best representation of the disease.Example: Wang et al. (2017) used multimodal deep learning networks to integrate imaging data (MRI and PET) with genetic and clinical data for improved Alzheimer’s detection.</w:t>
      </w:r>
    </w:p>
    <w:p w:rsidR="00000000" w:rsidDel="00000000" w:rsidP="00000000" w:rsidRDefault="00000000" w:rsidRPr="00000000" w14:paraId="0000011E">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Feature Selection and Dimensionality Reduction Techniques</w:t>
        <w:tab/>
        <w:t xml:space="preserve">Principal Component Analysis (PCA):</w:t>
      </w:r>
    </w:p>
    <w:p w:rsidR="00000000" w:rsidDel="00000000" w:rsidP="00000000" w:rsidRDefault="00000000" w:rsidRPr="00000000" w14:paraId="0000011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PCA is often used for reducing the dimensionality of large datasets, such as neuroimaging data, while retaining as much variance as possible. This technique is useful when handling high-dimensional data, such as 3D brain scans, and can be applied in conjunction with machine learning algorithms to reduce computational complexity.</w:t>
        <w:tab/>
        <w:t xml:space="preserve">Example: Koutsouleris et al. (2015) used PCA on neuroimaging data to extract key features for Alzheimer's detection.</w:t>
        <w:tab/>
        <w:tab/>
        <w:tab/>
        <w:tab/>
        <w:tab/>
        <w:tab/>
        <w:tab/>
        <w:tab/>
        <w:t xml:space="preserve">t-Distributed Stochastic Neighbor Embedding (t-SNE):t-SNE is another dimensionality reduction technique often used for visualising high-dimensional data, such as MRI scans or genetic data, in two or three dimensions. It has been used in Alzheimer's research for clustering and visualisation of different patient groups (e.g., Alzheimer's vs. healthy).</w:t>
        <w:tab/>
        <w:t xml:space="preserve">Example: Bajaj et al. (2017) used t-SNE to visualise PET imaging data and observed clear separations between Alzheimer's patients and controls.</w:t>
        <w:tab/>
        <w:tab/>
        <w:tab/>
        <w:tab/>
        <w:tab/>
        <w:t xml:space="preserve">Feature Engineering Techniques:Handcrafted features (e.g., brain volume, hippocampal shrinkage, cognitive scores) are often derived from raw data (clinical, imaging, speech) to feed into traditional machine learning models. Advanced image processing techniques (e.g., voxel-based morphometry) are used to extract relevant features from MRI scans.</w:t>
      </w:r>
    </w:p>
    <w:p w:rsidR="00000000" w:rsidDel="00000000" w:rsidP="00000000" w:rsidRDefault="00000000" w:rsidRPr="00000000" w14:paraId="00000120">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Hybrid Approaches Ensemble Methods:</w:t>
      </w:r>
    </w:p>
    <w:p w:rsidR="00000000" w:rsidDel="00000000" w:rsidP="00000000" w:rsidRDefault="00000000" w:rsidRPr="00000000" w14:paraId="00000121">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Ensemble learning techniques, such as Boosting (e.g., AdaBoost, Gradient Boosting) and Bagging (e.g., Random Forest), are often employed to combine multiple models and improve accuracy. These methods work by combining the strengths of individual classifiers.Example: Sani et al. (2020) used an ensemble learning approach to improve classification performance by combining several models, including SVM and decision trees.Hybrid CNN and RNN/LSTM Models:A hybrid approach combining CNNs for image feature extraction and RNNs/LSTMs for analyzing temporal patterns has been used for multimodal data, such as MRI images and cognitive assessments.Example: Fraser et al. (2016) combined CNNs and LSTMs to detect Alzheimer's using both speech patterns and cognitive test scores over time.</w:t>
      </w:r>
    </w:p>
    <w:p w:rsidR="00000000" w:rsidDel="00000000" w:rsidP="00000000" w:rsidRDefault="00000000" w:rsidRPr="00000000" w14:paraId="00000122">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3">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Explainability and Interpretability Models SHAP (Shapley Additive Explanations):</w:t>
      </w:r>
    </w:p>
    <w:p w:rsidR="00000000" w:rsidDel="00000000" w:rsidP="00000000" w:rsidRDefault="00000000" w:rsidRPr="00000000" w14:paraId="00000124">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SHAP is a method that helps explain the output of machine learning models, making them more interpretable for clinicians. By attributing model predictions to specific features (e.g., brain volume, age, genetic markers), SHAP enhances the trustworthiness of models in healthcare settings. Example: Lundberg et al. (2017) applied SHAP for explaining predictions made by machine learning models in medical diagnoses, including Alzheimer's disease.LIME (Local Interpretable Model-agnostic Explanations):LIME is another method used to explain the decisions of machine learning models. It perturbs input data and observes the resulting changes in predictions, providing insights into which features influence the model’s output.Example: Rudzicz et al. (2014) used LIME for interpreting speech-based Alzheimer's prediction models.</w:t>
        <w:tab/>
        <w:tab/>
      </w:r>
      <w:r w:rsidDel="00000000" w:rsidR="00000000" w:rsidRPr="00000000">
        <w:rPr>
          <w:rFonts w:ascii="Times New Roman" w:cs="Times New Roman" w:eastAsia="Times New Roman" w:hAnsi="Times New Roman"/>
          <w:b w:val="1"/>
          <w:sz w:val="28"/>
          <w:szCs w:val="28"/>
          <w:rtl w:val="0"/>
        </w:rPr>
        <w:t xml:space="preserve">Conclusion :</w:t>
        <w:tab/>
      </w:r>
      <w:r w:rsidDel="00000000" w:rsidR="00000000" w:rsidRPr="00000000">
        <w:rPr>
          <w:rFonts w:ascii="Times New Roman" w:cs="Times New Roman" w:eastAsia="Times New Roman" w:hAnsi="Times New Roman"/>
          <w:sz w:val="28"/>
          <w:szCs w:val="28"/>
          <w:rtl w:val="0"/>
        </w:rPr>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Various machine learning models and techniques have been successfully applied to Alzheimer's disease detection, ranging from traditional algorithms like SVM and Random Forests to advanced deep learning models like CNNs and hybrid architectures. Multimodal approaches that integrate clinical, imaging, genetic, and behavioral data have shown the most promise in improving diagnostic accuracy. Additionally, feature engineering, dimensionality reduction techniques, and model explainability methods are essential for refining model performance and ensuring the reliability and interpretability of predictions in clinical settings.</w:t>
      </w:r>
    </w:p>
    <w:p w:rsidR="00000000" w:rsidDel="00000000" w:rsidP="00000000" w:rsidRDefault="00000000" w:rsidRPr="00000000" w14:paraId="00000125">
      <w:pPr>
        <w:spacing w:after="2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2.3 )Highlight the gaps or limitations in existing solutions and how your project will address them.</w:t>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Despite significant progress in the application of machine learning (ML) for Alzheimer's disease detection, there are several gaps and limitations in current methods. These challenges need to be addressed to improve model accuracy, generalizability, and practical applicability in clinical settings. Below, I highlight the key gaps in existing solutions and discuss how the proposed project will address them.</w:t>
        <w:tab/>
        <w:tab/>
      </w:r>
      <w:r w:rsidDel="00000000" w:rsidR="00000000" w:rsidRPr="00000000">
        <w:rPr>
          <w:rFonts w:ascii="Times New Roman" w:cs="Times New Roman" w:eastAsia="Times New Roman" w:hAnsi="Times New Roman"/>
          <w:b w:val="1"/>
          <w:sz w:val="24"/>
          <w:szCs w:val="24"/>
          <w:rtl w:val="0"/>
        </w:rPr>
        <w:t xml:space="preserve">1. Data Availability and Quality Gap: </w:t>
      </w:r>
      <w:r w:rsidDel="00000000" w:rsidR="00000000" w:rsidRPr="00000000">
        <w:rPr>
          <w:rFonts w:ascii="Times New Roman" w:cs="Times New Roman" w:eastAsia="Times New Roman" w:hAnsi="Times New Roman"/>
          <w:sz w:val="24"/>
          <w:szCs w:val="24"/>
          <w:rtl w:val="0"/>
        </w:rPr>
        <w:t xml:space="preserve">A major challenge in Alzheimer's research is the limited availability of large, high-quality datasets, particularly for early-stage Alzheimer's. Many existing datasets are small, imbalanced, or insufficiently diverse in terms of demographic factors (e.g., age, gender, ethnicity).Existing Limitation: Many current models rely on datasets that are biased towards certain population groups, which can reduce the generalizability of the model to diverse patient populations. Additionally, some datasets may have missing or noisy data, which can degrade model performance.How the Project Will Address This:Data Augmentation: The project will focus on using techniques such as data augmentation (e.g., generating synthetic data with Generative Adversarial Networks (GANs)) to supplement limited data, especially for underrepresented groups. Multimodal Data Integration: By combining multiple data sources (clinical, imaging, genetic, and behavioral data), the project will create a more comprehensive dataset to improve prediction accuracy. Collaboration with Healthcare Institutions: The project will explore partnerships with medical research institutions to access more diverse and high-quality datasets, thus improving model generalization.</w:t>
        <w:tab/>
        <w:tab/>
        <w:tab/>
        <w:tab/>
        <w:tab/>
      </w:r>
      <w:r w:rsidDel="00000000" w:rsidR="00000000" w:rsidRPr="00000000">
        <w:rPr>
          <w:rFonts w:ascii="Times New Roman" w:cs="Times New Roman" w:eastAsia="Times New Roman" w:hAnsi="Times New Roman"/>
          <w:b w:val="1"/>
          <w:sz w:val="24"/>
          <w:szCs w:val="24"/>
          <w:rtl w:val="0"/>
        </w:rPr>
        <w:t xml:space="preserve">2. Imbalanced Data Gap:</w:t>
      </w:r>
      <w:r w:rsidDel="00000000" w:rsidR="00000000" w:rsidRPr="00000000">
        <w:rPr>
          <w:rFonts w:ascii="Times New Roman" w:cs="Times New Roman" w:eastAsia="Times New Roman" w:hAnsi="Times New Roman"/>
          <w:sz w:val="24"/>
          <w:szCs w:val="24"/>
          <w:rtl w:val="0"/>
        </w:rPr>
        <w:t xml:space="preserve"> Many Alzheimer’s datasets are imbalanced, with a disproportionately higher number of healthy controls than Alzheimer's patients. This imbalance can lead to biased models that are more likely to predict the majority class (healthy controls) and fail to detect the minority class (Alzheimer's patients), especially at early stages.Existing Limitation: Traditional machine learning algorithms may struggle with imbalanced data, leading to poor performance for Alzheimer's detection, particularly for distinguishing between Alzheimer's disease (AD) and mild cognitive impairment (MCI) or identifying early-stage AD.How the Project Will Address This:Resampling Techniques: The project will employ oversampling (e.g., SMOTE) or undersampling methods to balance the dataset and prevent bias.Cost-Sensitive Learning: The model will incorporate cost-sensitive learning algorithms that penalize incorrect predictions of the minority class, improving sensitivity to Alzheimer's cases.Evaluation Metrics: Emphasis will be placed on using appropriate evaluation metrics, such as precision, recall, F1-score, and AUC-ROC, rather than accuracy alone, to better assess model performance on imbalanced datasets</w:t>
        <w:tab/>
        <w:tab/>
        <w:tab/>
        <w:tab/>
        <w:tab/>
        <w:tab/>
        <w:tab/>
        <w:tab/>
        <w:tab/>
        <w:tab/>
      </w:r>
      <w:r w:rsidDel="00000000" w:rsidR="00000000" w:rsidRPr="00000000">
        <w:rPr>
          <w:rFonts w:ascii="Times New Roman" w:cs="Times New Roman" w:eastAsia="Times New Roman" w:hAnsi="Times New Roman"/>
          <w:b w:val="1"/>
          <w:sz w:val="24"/>
          <w:szCs w:val="24"/>
          <w:rtl w:val="0"/>
        </w:rPr>
        <w:t xml:space="preserve">3. Overfitting and Lack of Generalization Gap:</w:t>
      </w:r>
      <w:r w:rsidDel="00000000" w:rsidR="00000000" w:rsidRPr="00000000">
        <w:rPr>
          <w:rFonts w:ascii="Times New Roman" w:cs="Times New Roman" w:eastAsia="Times New Roman" w:hAnsi="Times New Roman"/>
          <w:sz w:val="24"/>
          <w:szCs w:val="24"/>
          <w:rtl w:val="0"/>
        </w:rPr>
        <w:t xml:space="preserve"> Overfitting is a common issue in machine learning models, especially when using deep learning techniques on relatively small datasets. Models may perform well on training data but fail to generalize to new, unseen data, making them unsuitable for clinical deployment.Existing.  Limitation: Manyexisting models may show high accuracy on specific datasets but struggle when tested on external datasets due to overfitting to the training data.How the Project Will Address This:Cross-Validation: The project will employ k-fold cross-validation to assess model robustness and minimize overfitting. This technique ensures that the model is evaluated on multiple splits of the data, improving generalization.Ensemble Methods: The project will explore ensemble learning methods (e.g., Random Forest, Gradient Boosting) to combine multiple models and reduce overfitting, resulting in better generalization across diverse datasets.Regularization: Techniques such as dropout (for neural networks) and L2 regularization will employed to penalize overly complex models and prevent overfitting</w:t>
      </w:r>
      <w:r w:rsidDel="00000000" w:rsidR="00000000" w:rsidRPr="00000000">
        <w:rPr>
          <w:rFonts w:ascii="Times New Roman" w:cs="Times New Roman" w:eastAsia="Times New Roman" w:hAnsi="Times New Roman"/>
          <w:b w:val="1"/>
          <w:sz w:val="24"/>
          <w:szCs w:val="24"/>
          <w:rtl w:val="0"/>
        </w:rPr>
        <w:t xml:space="preserve">. 4. 4.Interpretability and Explainability Gap: </w:t>
      </w:r>
      <w:r w:rsidDel="00000000" w:rsidR="00000000" w:rsidRPr="00000000">
        <w:rPr>
          <w:rFonts w:ascii="Times New Roman" w:cs="Times New Roman" w:eastAsia="Times New Roman" w:hAnsi="Times New Roman"/>
          <w:sz w:val="24"/>
          <w:szCs w:val="24"/>
          <w:rtl w:val="0"/>
        </w:rPr>
        <w:t xml:space="preserve">Many of the deep learning models used for Alzheimer's detection, such as CNNs and RNNs, are often seen as “black boxes,” making it difficult for clinicians to trust their predictions without understanding the underlying reasoning.Existing Limitation: The lack of model interpretability is a significant barrier to the adoption of AI and machine learning in clinical settings, where human oversight is crucial for decision-making. Doctors and researchers may be hesitant to trust a model that cannot explain how it arrived at a particular diagnosis.How the Project Will Address This:Explainable AI (XAI): The project will implement explainable AI techniques, such as SHAP (Shapley Additive Explanations) and LIME (Local Interpretable Model-agnostic Explanations), to provide transparency into model predictions.Feature Importance: The project will identify and highlight which features (e.g., specific brain regions, genetic markers, cognitive scores) contribute most to predictions, enhancing clinical understanding.User-Friendly Interfaces: The system will be designed with user-friendly interfaces that allow healthcare professionals to interact with and interpret the model’s outputs effectively.</w:t>
        <w:tab/>
        <w:tab/>
        <w:tab/>
        <w:tab/>
        <w:tab/>
        <w:tab/>
        <w:tab/>
        <w:tab/>
        <w:tab/>
        <w:tab/>
      </w:r>
      <w:r w:rsidDel="00000000" w:rsidR="00000000" w:rsidRPr="00000000">
        <w:rPr>
          <w:rFonts w:ascii="Times New Roman" w:cs="Times New Roman" w:eastAsia="Times New Roman" w:hAnsi="Times New Roman"/>
          <w:b w:val="1"/>
          <w:sz w:val="24"/>
          <w:szCs w:val="24"/>
          <w:rtl w:val="0"/>
        </w:rPr>
        <w:t xml:space="preserve">5. Limited Use of Longitudinal DataGap: </w:t>
      </w:r>
      <w:r w:rsidDel="00000000" w:rsidR="00000000" w:rsidRPr="00000000">
        <w:rPr>
          <w:rFonts w:ascii="Times New Roman" w:cs="Times New Roman" w:eastAsia="Times New Roman" w:hAnsi="Times New Roman"/>
          <w:sz w:val="24"/>
          <w:szCs w:val="24"/>
          <w:rtl w:val="0"/>
        </w:rPr>
        <w:t xml:space="preserve">Most existing models focus on cross-sectional data, which provides a snapshot of the disease at a single point in time. However, Alzheimer's disease is a progressive condition, and early detection is often based on changes over time rather than static observations.Existing Limitation: Many models do not take into account the progression of Alzheimer's, which can lead to poor detection of subtle changes in cognitive function, especially in the early stages of the disease.How the Project Will Address This:Longitudinal Data Analysis: The project will incorporate longitudinal data (e.g., repeated cognitive tests, imaging scans) to track changes in a patient's condition over time, thus improving the model's ability to predict disease progression.Time-Series Models: The project will explore the use of Recurrent Neural Networks (RNNs) or LSTMs to model temporal dependencies in longitudinal data, helping to predict Alzheimer's onset or progression.</w:t>
        <w:tab/>
        <w:tab/>
        <w:tab/>
        <w:tab/>
        <w:tab/>
        <w:tab/>
        <w:tab/>
        <w:tab/>
        <w:tab/>
        <w:tab/>
        <w:tab/>
      </w:r>
      <w:r w:rsidDel="00000000" w:rsidR="00000000" w:rsidRPr="00000000">
        <w:rPr>
          <w:rFonts w:ascii="Times New Roman" w:cs="Times New Roman" w:eastAsia="Times New Roman" w:hAnsi="Times New Roman"/>
          <w:b w:val="1"/>
          <w:sz w:val="24"/>
          <w:szCs w:val="24"/>
          <w:rtl w:val="0"/>
        </w:rPr>
        <w:t xml:space="preserve">6. Limited Real-Time and Early Detection Capabilities Gap:</w:t>
      </w:r>
      <w:r w:rsidDel="00000000" w:rsidR="00000000" w:rsidRPr="00000000">
        <w:rPr>
          <w:rFonts w:ascii="Times New Roman" w:cs="Times New Roman" w:eastAsia="Times New Roman" w:hAnsi="Times New Roman"/>
          <w:sz w:val="24"/>
          <w:szCs w:val="24"/>
          <w:rtl w:val="0"/>
        </w:rPr>
        <w:t xml:space="preserve"> Many existing systems are focused on diagnosing Alzheimer's at more advanced stages, when symptoms are already noticeable. Early detection, particularly before significant cognitive decline, is essential for effective intervention and treatment.Existing Limitation: Current models often miss the early stages of Alzheimer's or are not deployed in real-time clinical settings, limiting their potential impact on patient outcomes.How the Project Will Address This:Early-Stage Detection: The project will focus on improving the detection of early-stage Alzheimer's, leveraging subtle changes in clinical assessments, neuroimaging, anbiomarkers.Real-Time Detection: The project will also aim to create a real-time system for monitoring patient data (e.g., cognitive tests, speech, and imaging) to provide early alerts for potential Alzheimer's diagnosis, allowing for earlier intervention.</w:t>
        <w:tab/>
        <w:tab/>
        <w:tab/>
        <w:tab/>
        <w:tab/>
        <w:t xml:space="preserve"> </w:t>
      </w:r>
      <w:r w:rsidDel="00000000" w:rsidR="00000000" w:rsidRPr="00000000">
        <w:rPr>
          <w:rFonts w:ascii="Times New Roman" w:cs="Times New Roman" w:eastAsia="Times New Roman" w:hAnsi="Times New Roman"/>
          <w:b w:val="1"/>
          <w:sz w:val="24"/>
          <w:szCs w:val="24"/>
          <w:rtl w:val="0"/>
        </w:rPr>
        <w:t xml:space="preserve">7. Ethical and Bias Issues Gap:</w:t>
      </w:r>
      <w:r w:rsidDel="00000000" w:rsidR="00000000" w:rsidRPr="00000000">
        <w:rPr>
          <w:rFonts w:ascii="Times New Roman" w:cs="Times New Roman" w:eastAsia="Times New Roman" w:hAnsi="Times New Roman"/>
          <w:sz w:val="24"/>
          <w:szCs w:val="24"/>
          <w:rtl w:val="0"/>
        </w:rPr>
        <w:t xml:space="preserve"> Machine learning models can inherit biases from the data they are trained on, which may disproportionately affect certain demographic groups, such as underrepresented ethnicities, age groups, or genders.Existing Limitation: Biases in training data can lead to inaccurate predictions for minority groups, limiting the model's fairness and equity in clinical practice.How the Project Will Address This:Bias Detection and Mitigation: The project will employ techniques to detect and mitigate biases in the training data, ensuring that the model performs equitably across different demographic groups.Diverse Datasets: The project will prioritize the inclusion of diverse datasets to train the model, helping to ensure that it generalizes well across various populations.</w:t>
        <w:tab/>
      </w: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126">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The proposed project aims to address several critical gaps in the existing Alzheimer's disease detection solutions, including limited data availability, data imbalance, overfitting, lack of interpretability, and the challenge of early detection. By incorporating advanced techniques such as multimodal data integration, longitudinal analysis, explainable AI, and bias mitigation, the project will offer a more robust, generalizable, and interpretable solution for Alzheimer's diagnosis, which can be adopted in real-world clinical settings.</w:t>
      </w:r>
    </w:p>
    <w:p w:rsidR="00000000" w:rsidDel="00000000" w:rsidP="00000000" w:rsidRDefault="00000000" w:rsidRPr="00000000" w14:paraId="00000127">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8">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3</w:t>
      </w:r>
      <w:r w:rsidDel="00000000" w:rsidR="00000000" w:rsidRPr="00000000">
        <w:rPr>
          <w:rtl w:val="0"/>
        </w:rPr>
      </w:r>
    </w:p>
    <w:p w:rsidR="00000000" w:rsidDel="00000000" w:rsidP="00000000" w:rsidRDefault="00000000" w:rsidRPr="00000000" w14:paraId="00000129">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Proposed Methodology</w:t>
      </w:r>
      <w:r w:rsidDel="00000000" w:rsidR="00000000" w:rsidRPr="00000000">
        <w:rPr>
          <w:rtl w:val="0"/>
        </w:rPr>
      </w:r>
    </w:p>
    <w:p w:rsidR="00000000" w:rsidDel="00000000" w:rsidP="00000000" w:rsidRDefault="00000000" w:rsidRPr="00000000" w14:paraId="0000012A">
      <w:pPr>
        <w:spacing w:after="0"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p>
    <w:p w:rsidR="00000000" w:rsidDel="00000000" w:rsidP="00000000" w:rsidRDefault="00000000" w:rsidRPr="00000000" w14:paraId="0000012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high-level system architecture diagram for Alzheimer’s Detection Using Machine Learning:</w:t>
      </w:r>
    </w:p>
    <w:p w:rsidR="00000000" w:rsidDel="00000000" w:rsidP="00000000" w:rsidRDefault="00000000" w:rsidRPr="00000000" w14:paraId="0000012C">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ab/>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727700"/>
            <wp:effectExtent b="0" l="0" r="0" t="0"/>
            <wp:docPr id="45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2E">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F">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Components:</w:t>
      </w:r>
    </w:p>
    <w:p w:rsidR="00000000" w:rsidDel="00000000" w:rsidP="00000000" w:rsidRDefault="00000000" w:rsidRPr="00000000" w14:paraId="0000013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Layer (Storage &amp; Management):</w:t>
      </w:r>
    </w:p>
    <w:p w:rsidR="00000000" w:rsidDel="00000000" w:rsidP="00000000" w:rsidRDefault="00000000" w:rsidRPr="00000000" w14:paraId="000001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MRI/PET scans stored in Cloud Storage (AWS S3, GCP) or On-Premise Storage ,Clinical data stored in MongoDB / PostgreSQL.</w:t>
      </w:r>
    </w:p>
    <w:p w:rsidR="00000000" w:rsidDel="00000000" w:rsidP="00000000" w:rsidRDefault="00000000" w:rsidRPr="00000000" w14:paraId="0000013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Processing Layer (Feature Extraction &amp; Model Training):</w:t>
      </w:r>
    </w:p>
    <w:p w:rsidR="00000000" w:rsidDel="00000000" w:rsidP="00000000" w:rsidRDefault="00000000" w:rsidRPr="00000000" w14:paraId="0000013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r>
      <w:r w:rsidDel="00000000" w:rsidR="00000000" w:rsidRPr="00000000">
        <w:rPr>
          <w:rFonts w:ascii="Times New Roman" w:cs="Times New Roman" w:eastAsia="Times New Roman" w:hAnsi="Times New Roman"/>
          <w:sz w:val="24"/>
          <w:szCs w:val="24"/>
          <w:rtl w:val="0"/>
        </w:rPr>
        <w:t xml:space="preserve">Image preprocessing &amp; augmentation ,Feature extraction (CNN for images, statistical methods for clinical data),Machine learning (Random Forest, SVM) &amp; deep learning (CNN, Transfer Learning).</w:t>
      </w:r>
    </w:p>
    <w:p w:rsidR="00000000" w:rsidDel="00000000" w:rsidP="00000000" w:rsidRDefault="00000000" w:rsidRPr="00000000" w14:paraId="0000013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Application Layer (User Interface &amp; API):</w:t>
      </w:r>
    </w:p>
    <w:p w:rsidR="00000000" w:rsidDel="00000000" w:rsidP="00000000" w:rsidRDefault="00000000" w:rsidRPr="00000000" w14:paraId="0000013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r>
      <w:r w:rsidDel="00000000" w:rsidR="00000000" w:rsidRPr="00000000">
        <w:rPr>
          <w:rFonts w:ascii="Times New Roman" w:cs="Times New Roman" w:eastAsia="Times New Roman" w:hAnsi="Times New Roman"/>
          <w:sz w:val="24"/>
          <w:szCs w:val="24"/>
          <w:rtl w:val="0"/>
        </w:rPr>
        <w:t xml:space="preserve">Web/Mobile UI for doctors &amp; researchers,REST API for model inference (Flask / FastAPI) ,Visualization tools (Tableau / Power BI)</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Specification</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To implement a solution for Alzheimer’s disease detection using machine learning, you would need a variety of tools and technologies for data collection, model development, and evaluation. Here's a breakdown of the tools and technologies that would typically be used in such a project:1. Data Collection and Preprocessing Tools/Technologies:Python: A versatile programming language widely used for data science and machine learning tasks.Pandas: For data manipulation and analysis (e.g., handling missing values, transforming datasets). NumPy:For numerical operations, such as matrix computations and linear algebra.OpenCV or SimpleITK: For working with medical imaging data (e.g., MRI scans of the brain).SciPy: For scientific computing and statistical analysis.Sklearn: For dataset splitting, feature extraction, and scaling.DICOM: If working with medical images, DICOM is a standard format for storing medical imaging data.2. Feature Extraction and Engineering Tools/Technologies:Scikit-learn: For feature scaling, normalization, and transformation.TensorFlow or Keras: For deep learning models (if using convolutional neural networks for image data or other neural network architectures).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 Another deep learning framework suitable for neural networks and model training. 3. Modeling and Algorithm Selection Machine Learning Algorithms: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For binary classification (e.g., detecting Alzheimer’s vs. non-Alzheimer’s).Random Forest: For classification with good interpretability and accuracy.Support Vector Machine (SVM): For binary classification.K-Nearest Neighbors (KNN): For classification based on similarity.Neural Networks (CNN or RNN): For more   complex data (e.g., MRI or brain scans).XGBoost: A gradient boosting algorithm often used for high accuracy in tabular data.Tools/Technologies:TensorFlow/keras: For building and training deep learning models (especially CNNs for image data).Scikit-learn: For classical machine learning algorithms.XGBoost/LightGBM: For decision-tree-based algorithms</w:t>
        <w:tab/>
        <w:t xml:space="preserve">with</w:t>
        <w:tab/>
        <w:t xml:space="preserve">high</w:t>
        <w:tab/>
        <w:t xml:space="preserve">accuracy.4.ModelEvaluationTools/Technologies:Scikit-learn: For model evaluation metrics (accuracy, precision, recall, F1-score, ROC curve).Matplotlib/Seabird: For visualization of the results (ROC curves, confusion matrices).Cross-validation: For improving model performance and avoiding overfitting (using Scikit-learn).Hyperparameter tuning: Using GridSearchCV or RandomizedSearchCV in Scikit-learn.5.DeploymentTools/Technologies:Flask/Django:For creating a web-based application to serve the machine learning model (if you need a UI for users to upload data and get predictions).Streamlit: For creating quick interactive applications for data science models.Docker: For containerizing the application for easy deployment.AWS, Google Cloud, or Azure: For cloud-based deployment and scalability.</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FastAPI: For creating REST APIs for machine learning models.6. Data Sources Medical Datasets:ADNI (Alzheimer's Disease Neuroimaging Initiative): A large dataset containing brain scans and genetic data for Alzheimer's research.OASIS (Open Access Series of Imaging Studies): Another dataset for Alzheimer's diagnosis using MRI scans.Clinical Data: For patient medical history, cognitive tests, and biomarkers that could aid in the detection.7. Version Control and Collaboration Git/GitHub: For version control and collaboration on code development.8. Documentation Jupyter Notebook: For documenting the process of data analysis and machine learning model building interactively.Markdown/LaTeX: For creating detailed documentation of the project.</w:t>
        <w:tab/>
        <w:t xml:space="preserve">9. Hardware/Computing Resources GPU (Graphics Processing Unit): If using deep learning techniques for image analysis, a GPU would be beneficial for faster training.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Services (e.g., AWS EC2, Google Colab): For high-performance computing, especially when handling large medical image datasets.By using the appropriate mix of tools and technologies listed above, you can develop, test, and deploy a machine learning model for Alzheimer’s disease detection.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3.2.1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tab/>
        <w:tab/>
        <w:tab/>
        <w:t xml:space="preserve">     </w:t>
      </w:r>
      <w:r w:rsidDel="00000000" w:rsidR="00000000" w:rsidRPr="00000000">
        <w:rPr>
          <w:rFonts w:ascii="Times New Roman" w:cs="Times New Roman" w:eastAsia="Times New Roman" w:hAnsi="Times New Roman"/>
          <w:sz w:val="24"/>
          <w:szCs w:val="24"/>
          <w:rtl w:val="0"/>
        </w:rPr>
        <w:t xml:space="preserve">The hardware requirements depend on whether you are focusing on model training, real-time inference, or deployment. Below is a breakdown based on different stages of the system</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Development &amp; Model Training (High-Performance System)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For training deep learning models on MRI/PET scans, a powerful  GPU is required. Why a Powerful GPU : Training CNN models (e.g., ResNet, VGG16) on MRI scans is computationally expensive. Models like Transformers require Tensor Core GPUs (A100, H100) for efficient training.</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Inference Server (For Deployment):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              </w:t>
      </w:r>
      <w:r w:rsidDel="00000000" w:rsidR="00000000" w:rsidRPr="00000000">
        <w:rPr>
          <w:rFonts w:ascii="Times New Roman" w:cs="Times New Roman" w:eastAsia="Times New Roman" w:hAnsi="Times New Roman"/>
          <w:sz w:val="24"/>
          <w:szCs w:val="24"/>
          <w:rtl w:val="0"/>
        </w:rPr>
        <w:t xml:space="preserve">For real-time inference, the system should be optimized for fast model execution rather than training.Why Lower GPU Power : Inference is less resource-intensive than training,Edge AI devices (Jetson Xavier, Coral TPU) can be used for mobile inference.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Cloud Infrastructure (For Scalable Deployment):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sz w:val="24"/>
          <w:szCs w:val="24"/>
          <w:rtl w:val="0"/>
        </w:rPr>
        <w:t xml:space="preserve">If deploying on the cloud, you can choose from GPU-enabled VMs.Why Cloud : Scalable resources , Pay-as-you-go pricing,Reduces on-premise hardware costs.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Edge &amp; Mobile Deployment (Lightweight Models):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sz w:val="24"/>
          <w:szCs w:val="24"/>
          <w:rtl w:val="0"/>
        </w:rPr>
        <w:t xml:space="preserve">If deploying a mobile or IoT-based system, lightweight models should run on:Why Edge Computing : Reduces latency for real-time detection,Works offline in remote areas.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Recommendation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For research &amp; training → Powerful GPU system (RTX 4090 / A100)</w:t>
          </w:r>
        </w:sdtContent>
      </w:sdt>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For real-time deployment → Cloud-based or NVIDIA T4 GPU</w:t>
          </w:r>
        </w:sdtContent>
      </w:sdt>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sdt>
        <w:sdtPr>
          <w:tag w:val="goog_rdk_4"/>
        </w:sdtPr>
        <w:sdtContent>
          <w:r w:rsidDel="00000000" w:rsidR="00000000" w:rsidRPr="00000000">
            <w:rPr>
              <w:rFonts w:ascii="Cardo" w:cs="Cardo" w:eastAsia="Cardo" w:hAnsi="Cardo"/>
              <w:sz w:val="24"/>
              <w:szCs w:val="24"/>
              <w:rtl w:val="0"/>
            </w:rPr>
            <w:t xml:space="preserve">For mobile apps → Edge AI devices (Jetson, Coral TP</w:t>
          </w:r>
        </w:sdtContent>
      </w:sdt>
      <w:r w:rsidDel="00000000" w:rsidR="00000000" w:rsidRPr="00000000">
        <w:rPr>
          <w:rFonts w:ascii="Times New Roman" w:cs="Times New Roman" w:eastAsia="Times New Roman" w:hAnsi="Times New Roman"/>
          <w:sz w:val="26"/>
          <w:szCs w:val="26"/>
          <w:rtl w:val="0"/>
        </w:rPr>
        <w:t xml:space="preserve">U).</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3.2.2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Requirements: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tab/>
        <w:tab/>
        <w:tab/>
      </w:r>
      <w:r w:rsidDel="00000000" w:rsidR="00000000" w:rsidRPr="00000000">
        <w:rPr>
          <w:rFonts w:ascii="Times New Roman" w:cs="Times New Roman" w:eastAsia="Times New Roman" w:hAnsi="Times New Roman"/>
          <w:sz w:val="24"/>
          <w:szCs w:val="24"/>
          <w:rtl w:val="0"/>
        </w:rPr>
        <w:t xml:space="preserve">The software stack depends on different phases: Data Processing, Model Training, Deployment, and Visualization. Below is a breakdown of required software tools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:Why Ubuntu :Optimized for GPU acceleration (CUDA, cuDNN). Development &amp; Programming Tools Why Python:Extensive support for ML libraries.Compatible with TensorFlow &amp; PyTorch. Machine Learning &amp; Deep Learning Frameworks Why PyTorch/TensorFlow : PyTorch is preferred for research &amp; experimentation. TensorFlow is better for scalable deployment (TensorFlow Serving).  Medical Image Processing &amp; Feature Extraction .Why NiBabel &amp; SimpleITK: Used for loading and processing DICOM/NIfTI medical images. Model Training &amp; GPU Acceleration : CUDA &amp; cuDNN: Required for GPU acceleration in deep learning.Deployment &amp; API Development Why Flask/FastAPI:Lightweight API for serving ML models. Database &amp; Storage Why MongoDB:Flexible for handling unstructured medical data (MRI metadata, JSON formats).Monitoring &amp; Logging Why MLflow : Tracks ML experiments and model performance.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Recommendation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sz w:val="24"/>
              <w:szCs w:val="24"/>
              <w:rtl w:val="0"/>
            </w:rPr>
            <w:t xml:space="preserve">For research &amp; development → Python, PyTorch/TensorFlow, NiBabel, Jupyter Notebook</w:t>
          </w:r>
        </w:sdtContent>
      </w:sdt>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sdt>
        <w:sdtPr>
          <w:tag w:val="goog_rdk_6"/>
        </w:sdtPr>
        <w:sdtContent>
          <w:r w:rsidDel="00000000" w:rsidR="00000000" w:rsidRPr="00000000">
            <w:rPr>
              <w:rFonts w:ascii="Cardo" w:cs="Cardo" w:eastAsia="Cardo" w:hAnsi="Cardo"/>
              <w:sz w:val="24"/>
              <w:szCs w:val="24"/>
              <w:rtl w:val="0"/>
            </w:rPr>
            <w:t xml:space="preserve">For real-world deployment → FastAPI, TensorFlow Serving, Docker</w:t>
          </w:r>
        </w:sdtContent>
      </w:sdt>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For cloud integration → AWS SageMaker, GCP AI Platform</w:t>
          </w:r>
        </w:sdtContent>
      </w:sdt>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3">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16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and Result</w:t>
      </w:r>
    </w:p>
    <w:p w:rsidR="00000000" w:rsidDel="00000000" w:rsidP="00000000" w:rsidRDefault="00000000" w:rsidRPr="00000000" w14:paraId="00000166">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spacing w:after="0"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Snap Shots of Result:</w:t>
      </w:r>
    </w:p>
    <w:p w:rsidR="00000000" w:rsidDel="00000000" w:rsidP="00000000" w:rsidRDefault="00000000" w:rsidRPr="00000000" w14:paraId="0000016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sz w:val="28"/>
          <w:szCs w:val="28"/>
          <w:rtl w:val="0"/>
        </w:rPr>
        <w:t xml:space="preserve">sample result snapshots for an Alzheimer’s disease detection model using machine learning. These snapshots typically include:</w:t>
      </w:r>
    </w:p>
    <w:p w:rsidR="00000000" w:rsidDel="00000000" w:rsidP="00000000" w:rsidRDefault="00000000" w:rsidRPr="00000000" w14:paraId="0000016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1.Confusion Matrix – To show model performance</w:t>
      </w:r>
    </w:p>
    <w:p w:rsidR="00000000" w:rsidDel="00000000" w:rsidP="00000000" w:rsidRDefault="00000000" w:rsidRPr="00000000" w14:paraId="0000016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Prediction Output – Example of classification on an MRI scan</w:t>
      </w:r>
    </w:p>
    <w:p w:rsidR="00000000" w:rsidDel="00000000" w:rsidP="00000000" w:rsidRDefault="00000000" w:rsidRPr="00000000" w14:paraId="0000016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Loss &amp; Accuracy Graphs – To display training performance</w:t>
      </w:r>
    </w:p>
    <w:p w:rsidR="00000000" w:rsidDel="00000000" w:rsidP="00000000" w:rsidRDefault="00000000" w:rsidRPr="00000000" w14:paraId="0000016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Confusion Matrix for Alzheimer’s Detection</w:t>
      </w:r>
    </w:p>
    <w:p w:rsidR="00000000" w:rsidDel="00000000" w:rsidP="00000000" w:rsidRDefault="00000000" w:rsidRPr="00000000" w14:paraId="0000016D">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307804" cy="3276600"/>
            <wp:effectExtent b="0" l="0" r="0" t="0"/>
            <wp:docPr id="45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07804"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p>
    <w:p w:rsidR="00000000" w:rsidDel="00000000" w:rsidP="00000000" w:rsidRDefault="00000000" w:rsidRPr="00000000" w14:paraId="0000016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confusion matrix shows how well the machine learning model is classifying different stages of Alzheimer’s disease (Normal, Mild, Severe).Each row represents the actual label, and each column represents the predicted label.Perfect predictions would have all values along the diagonal.Off-diagonal values represent misclassifications.</w:t>
      </w:r>
    </w:p>
    <w:p w:rsidR="00000000" w:rsidDel="00000000" w:rsidP="00000000" w:rsidRDefault="00000000" w:rsidRPr="00000000" w14:paraId="00000170">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MRI Scan Classification Output :</w:t>
      </w:r>
    </w:p>
    <w:p w:rsidR="00000000" w:rsidDel="00000000" w:rsidP="00000000" w:rsidRDefault="00000000" w:rsidRPr="00000000" w14:paraId="0000017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5573196" cy="4953952"/>
            <wp:effectExtent b="0" l="0" r="0" t="0"/>
            <wp:docPr id="45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3196" cy="495395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7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simulated MRI scan where the machine learning model has classified the image as "Severe Alzheimer’s."The grayscale image represents an MRI scan.The label at the bottom indicates the model's prediction.In a real scenario, this output would be based on feature extraction from MRI scans using deep learning models like CNNs.</w:t>
      </w:r>
    </w:p>
    <w:p w:rsidR="00000000" w:rsidDel="00000000" w:rsidP="00000000" w:rsidRDefault="00000000" w:rsidRPr="00000000" w14:paraId="00000176">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and Validation Performance</w:t>
      </w:r>
    </w:p>
    <w:p w:rsidR="00000000" w:rsidDel="00000000" w:rsidP="00000000" w:rsidRDefault="00000000" w:rsidRPr="00000000" w14:paraId="0000017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p>
    <w:p w:rsidR="00000000" w:rsidDel="00000000" w:rsidP="00000000" w:rsidRDefault="00000000" w:rsidRPr="00000000" w14:paraId="0000017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41600"/>
            <wp:effectExtent b="0" l="0" r="0" t="0"/>
            <wp:docPr id="45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the accuracy and loss trends during training:Left Graph (Accuracy): The accuracy increases as epochs progress, showing that the model is learning well. The validation accuracy follows a similar trend, indicating good generalization. Right Graph (Loss): The loss decreases over epochs, meaning the model is reducing errors. The validation loss also decreases, suggesting no significant overfitting.</w:t>
      </w:r>
    </w:p>
    <w:p w:rsidR="00000000" w:rsidDel="00000000" w:rsidP="00000000" w:rsidRDefault="00000000" w:rsidRPr="00000000" w14:paraId="0000017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demonstrate the effectiveness of the machine learning model in detecting Alzheimer’s disease.</w:t>
      </w:r>
    </w:p>
    <w:p w:rsidR="00000000" w:rsidDel="00000000" w:rsidP="00000000" w:rsidRDefault="00000000" w:rsidRPr="00000000" w14:paraId="00000180">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0"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GitHub Link for Code:</w:t>
      </w:r>
    </w:p>
    <w:p w:rsidR="00000000" w:rsidDel="00000000" w:rsidP="00000000" w:rsidRDefault="00000000" w:rsidRPr="00000000" w14:paraId="0000018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8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8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85">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rPr>
          <w:rtl w:val="0"/>
        </w:rPr>
      </w:r>
    </w:p>
    <w:p w:rsidR="00000000" w:rsidDel="00000000" w:rsidP="00000000" w:rsidRDefault="00000000" w:rsidRPr="00000000" w14:paraId="0000018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Discussion and Conclusion</w:t>
      </w:r>
    </w:p>
    <w:p w:rsidR="00000000" w:rsidDel="00000000" w:rsidP="00000000" w:rsidRDefault="00000000" w:rsidRPr="00000000" w14:paraId="00000188">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spacing w:after="0"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Work:</w:t>
      </w:r>
    </w:p>
    <w:p w:rsidR="00000000" w:rsidDel="00000000" w:rsidP="00000000" w:rsidRDefault="00000000" w:rsidRPr="00000000" w14:paraId="000001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sz w:val="24"/>
          <w:szCs w:val="24"/>
          <w:rtl w:val="0"/>
        </w:rPr>
        <w:t xml:space="preserve">For improving an Alzheimer’s disease detection model using machine learning, here are several suggestions for future work.Below are some suggestions for addressing unresolved issues and enhancing the model:</w:t>
      </w:r>
    </w:p>
    <w:p w:rsidR="00000000" w:rsidDel="00000000" w:rsidP="00000000" w:rsidRDefault="00000000" w:rsidRPr="00000000" w14:paraId="0000018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Improvement in Data Quality and Diversity :</w:t>
      </w:r>
    </w:p>
    <w:p w:rsidR="00000000" w:rsidDel="00000000" w:rsidP="00000000" w:rsidRDefault="00000000" w:rsidRPr="00000000" w14:paraId="0000018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Collection from Diverse Sources: Current datasets may be biased towards certain populations, leading to less generalizable models. Future work should focus on collecting more diverse datasets, including varied demographics, race, age, and geographical locations. Longitudinal Data: Utilizing longitudinal data can improve model performance by allowing it to track disease progression over time. This can help detect Alzheimer’s in its early stages and predict future cognitive decline. Multi model  Data: Incorporating multiple data types (e.g., neuroimaging, genetic data, cognitive scores, and lifestyle information) could provide a more comprehensive view of the disease, improving prediction accuracy.</w:t>
      </w:r>
    </w:p>
    <w:p w:rsidR="00000000" w:rsidDel="00000000" w:rsidP="00000000" w:rsidRDefault="00000000" w:rsidRPr="00000000" w14:paraId="0000018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Model Performance Enhancement:</w:t>
      </w:r>
    </w:p>
    <w:p w:rsidR="00000000" w:rsidDel="00000000" w:rsidP="00000000" w:rsidRDefault="00000000" w:rsidRPr="00000000" w14:paraId="000001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of Advanced Deep Learning Architectures: Exploring deep learning techniques, such as convolutional neural networks (CNNs) for image-based data (e.g., MRI or PET scans) or recurrent neural networks (RNNs) for time-series data (e.g., longitudinal cognitive scores), could improve model sensitivity and specificity.Transfer Learning: Using pre-trained models on large datasets and fine-tuning them for Alzheimer’s disease could reduce the need for large annotated datasets and improve model performance, especially when data is scarce.Ensemble Methods: Combining multiple machine learning models (e.g., random forests, support vector machines, neural networks) in an ensemble approach could help in achieving better generalization and robustness.</w:t>
      </w:r>
    </w:p>
    <w:p w:rsidR="00000000" w:rsidDel="00000000" w:rsidP="00000000" w:rsidRDefault="00000000" w:rsidRPr="00000000" w14:paraId="0000018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Addressing Model Interpretability:</w:t>
      </w:r>
    </w:p>
    <w:p w:rsidR="00000000" w:rsidDel="00000000" w:rsidP="00000000" w:rsidRDefault="00000000" w:rsidRPr="00000000" w14:paraId="000001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Explainable AI (XAI): Alzheimer’s disease detection models, especially deep learning models, are often seen as black boxes. Future work should incorporate techniques that enhance model interpretability, such as SHAP values or LIME, to provide clinicians with understandable and actionable insights. Visualizations of Brain Imaging: For models using neuroimaging data, providing clear visual explanations (such as heatmaps on brain scans) showing which regions of the brain are affected by Alzheimer’s could improve trust and clinical adoption.</w:t>
      </w:r>
    </w:p>
    <w:p w:rsidR="00000000" w:rsidDel="00000000" w:rsidP="00000000" w:rsidRDefault="00000000" w:rsidRPr="00000000" w14:paraId="0000019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Early Detection and Risk Prediction:</w:t>
      </w:r>
    </w:p>
    <w:p w:rsidR="00000000" w:rsidDel="00000000" w:rsidP="00000000" w:rsidRDefault="00000000" w:rsidRPr="00000000" w14:paraId="0000019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Early Stages: Current models tend to focus on detecting Alzheimer’s after symptoms appear. Future work should prioritize early-stage detection, which is critical for effective intervention and treatment. Machine learning could be used to identify subtle changes in biomarkers, imaging, and cognitive performance that signal the onset of the disease years before full symptoms emerge.Risk Prediction Models: Developing models that predict the risk of developing Alzheimer’s in the future, even in healthy individuals, could help in prevention and early intervention. These models could use a combination of genetics, lifestyle factors, and early biomarkers to estimate risk.</w:t>
      </w:r>
    </w:p>
    <w:p w:rsidR="00000000" w:rsidDel="00000000" w:rsidP="00000000" w:rsidRDefault="00000000" w:rsidRPr="00000000" w14:paraId="0000019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Model Validation and Standardization:</w:t>
      </w:r>
    </w:p>
    <w:p w:rsidR="00000000" w:rsidDel="00000000" w:rsidP="00000000" w:rsidRDefault="00000000" w:rsidRPr="00000000" w14:paraId="0000019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Validation: It is important to validate the developed models on external datasets from different research institutions or clinical settings to ensure robustness and generalizability.Standardization of Metrics: Future work should focus on standardizing evaluation metrics and methods across studies. Metrics like accuracy, precision, recall, and F1 score should be complemented with clinical relevance metrics, such as the ability to predict disease progression or respond to treatment.</w:t>
      </w:r>
    </w:p>
    <w:p w:rsidR="00000000" w:rsidDel="00000000" w:rsidP="00000000" w:rsidRDefault="00000000" w:rsidRPr="00000000" w14:paraId="0000019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Integration with Clinical Workflows:</w:t>
      </w:r>
    </w:p>
    <w:p w:rsidR="00000000" w:rsidDel="00000000" w:rsidP="00000000" w:rsidRDefault="00000000" w:rsidRPr="00000000" w14:paraId="0000019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Monitoring and Prediction: Implementing machine learning models in real-time clinical settings can aid doctors in monitoring patients and predicting disease progression. This could involve developing user-friendly applications that integrate with electronic health records (EHRs) or wearable devices to gather ongoing data.Collaboration with Healthcare Providers: Collaborating with healthcare professionals and clinicians to integrate these AI models into daily practice is crucial. This can lead to improved decision-making, personalized treatment plans, and early interventions for Alzheimer’s patients.</w:t>
      </w:r>
    </w:p>
    <w:p w:rsidR="00000000" w:rsidDel="00000000" w:rsidP="00000000" w:rsidRDefault="00000000" w:rsidRPr="00000000" w14:paraId="00000197">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Ethical and Privacy Considerations :</w:t>
      </w:r>
    </w:p>
    <w:p w:rsidR="00000000" w:rsidDel="00000000" w:rsidP="00000000" w:rsidRDefault="00000000" w:rsidRPr="00000000" w14:paraId="0000019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As Alzheimer’s datasets can involve sensitive health data, future work should prioritize the implementation of secure and ethical data-sharing frameworks, such as federated learning, that allow for model training without compromising patient privacy.</w:t>
      </w:r>
    </w:p>
    <w:p w:rsidR="00000000" w:rsidDel="00000000" w:rsidP="00000000" w:rsidRDefault="00000000" w:rsidRPr="00000000" w14:paraId="0000019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and Fairness: Machine learning models should be developed with an emphasis on minimizing biases. Ensuring that the algorithms are fair and equitable across all population groups will be important for clinical acceptance.</w:t>
      </w:r>
    </w:p>
    <w:p w:rsidR="00000000" w:rsidDel="00000000" w:rsidP="00000000" w:rsidRDefault="00000000" w:rsidRPr="00000000" w14:paraId="0000019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Collaboration and Open-Source Research :</w:t>
      </w:r>
    </w:p>
    <w:p w:rsidR="00000000" w:rsidDel="00000000" w:rsidP="00000000" w:rsidRDefault="00000000" w:rsidRPr="00000000" w14:paraId="0000019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Efforts: Encouraging collaboration between academic institutions, research organizations, and industry could lead to the pooling of resources and the development of more robust models.Open-Source Models and Datasets: Making datasets and machine learning models publicly available (while maintaining patient privacy) can accelerate research and enable replication of results, leading to faster innovation in the field of Alzheimer’s detection.</w:t>
      </w:r>
    </w:p>
    <w:p w:rsidR="00000000" w:rsidDel="00000000" w:rsidP="00000000" w:rsidRDefault="00000000" w:rsidRPr="00000000" w14:paraId="000001A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after="0" w:line="360"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4">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sz w:val="24"/>
          <w:szCs w:val="24"/>
          <w:rtl w:val="0"/>
        </w:rPr>
        <w:t xml:space="preserve">The project on Alzheimer’s disease detection using machine learning has made significant contributions to the understanding and potential application of AI in early diagnosis and prediction of the disease. By leveraging machine learning techniques, the project has demonstrated the potential to enhance diagnostic accuracy, reduce diagnostic delays, and offer insights into disease progression. The key impact of this work includes: Improved Detection Accuracy: Machine learning models have shown the ability to analyze complex data, such as neuroimaging and cognitive scores, providing more accurate and reliable detection compared to traditional methods. This is crucial for identifying Alzheimer’s at earlier stages, which is vital for effective treatment and intervention. Personalized Healthcare: By incorporating diverse datasets and exploring risk prediction models, the project opens the door for personalized healthcare approaches,where predictions can be tailored to individual risk factors, such as genetics, lifestyle, and early biomarkers. Advancement in Early Diagnosis: The focus on early detection is particularly important, as identifying Alzheimer’s before symptoms become severe can help in</w:t>
      </w:r>
    </w:p>
    <w:p w:rsidR="00000000" w:rsidDel="00000000" w:rsidP="00000000" w:rsidRDefault="00000000" w:rsidRPr="00000000" w14:paraId="000001B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delaying progression and improving quality of life through early intervention strategies.</w:t>
      </w:r>
    </w:p>
    <w:p w:rsidR="00000000" w:rsidDel="00000000" w:rsidP="00000000" w:rsidRDefault="00000000" w:rsidRPr="00000000" w14:paraId="000001B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Clinical Integration: The project highlights the potential for integrating machine learning models into clinical workflows, supporting healthcare providers in decision-making and treatment planning, thereby improving overall patient care.Future Research Directions: The findings from this project provide a foundation for future research, emphasizing the need for diverse datasets, explainable AI, and longitudinal studies to further refine and improve the models for real-world application.</w:t>
      </w:r>
    </w:p>
    <w:p w:rsidR="00000000" w:rsidDel="00000000" w:rsidP="00000000" w:rsidRDefault="00000000" w:rsidRPr="00000000" w14:paraId="000001B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project contributes to the growing field of AI-driven healthcare by providing a practical, data-driven approach to Alzheimer's disease detection. Its impact could lead to earlier diagnosis, better patient outcomes, and ultimately, a transformative shift in how Alzheimer’s is diagnosed and managed in clinical settings.</w:t>
      </w:r>
    </w:p>
    <w:p w:rsidR="00000000" w:rsidDel="00000000" w:rsidP="00000000" w:rsidRDefault="00000000" w:rsidRPr="00000000" w14:paraId="000001B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B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Liu, Y., et al. (2019). </w:t>
      </w:r>
      <w:r w:rsidDel="00000000" w:rsidR="00000000" w:rsidRPr="00000000">
        <w:rPr>
          <w:rFonts w:ascii="Times New Roman" w:cs="Times New Roman" w:eastAsia="Times New Roman" w:hAnsi="Times New Roman"/>
          <w:i w:val="1"/>
          <w:sz w:val="24"/>
          <w:szCs w:val="24"/>
          <w:rtl w:val="0"/>
        </w:rPr>
        <w:t xml:space="preserve">Machine learning for Alzheimer's disease: A systematic 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Frontiers in Aging Neuroscience, 11</w:t>
      </w:r>
      <w:r w:rsidDel="00000000" w:rsidR="00000000" w:rsidRPr="00000000">
        <w:rPr>
          <w:rFonts w:ascii="Times New Roman" w:cs="Times New Roman" w:eastAsia="Times New Roman" w:hAnsi="Times New Roman"/>
          <w:sz w:val="24"/>
          <w:szCs w:val="24"/>
          <w:rtl w:val="0"/>
        </w:rPr>
        <w:t xml:space="preserve">, 420. This  provides a systematic review of machine learning applications in Alzheimer’s disease, focusing on diagnostic methods, imaging techniques, and the role of different machine learning algorithms.</w:t>
      </w:r>
    </w:p>
    <w:p w:rsidR="00000000" w:rsidDel="00000000" w:rsidP="00000000" w:rsidRDefault="00000000" w:rsidRPr="00000000" w14:paraId="000001B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Weiner, M. W., et al. (2017). </w:t>
      </w:r>
      <w:r w:rsidDel="00000000" w:rsidR="00000000" w:rsidRPr="00000000">
        <w:rPr>
          <w:rFonts w:ascii="Times New Roman" w:cs="Times New Roman" w:eastAsia="Times New Roman" w:hAnsi="Times New Roman"/>
          <w:i w:val="1"/>
          <w:sz w:val="24"/>
          <w:szCs w:val="24"/>
          <w:rtl w:val="0"/>
        </w:rPr>
        <w:t xml:space="preserve">The Alzheimer's Disease Neuroimaging Initiative 2: Overview and progress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Alzheimer's &amp; Dementia, 11</w:t>
      </w:r>
      <w:r w:rsidDel="00000000" w:rsidR="00000000" w:rsidRPr="00000000">
        <w:rPr>
          <w:rFonts w:ascii="Times New Roman" w:cs="Times New Roman" w:eastAsia="Times New Roman" w:hAnsi="Times New Roman"/>
          <w:sz w:val="24"/>
          <w:szCs w:val="24"/>
          <w:rtl w:val="0"/>
        </w:rPr>
        <w:t xml:space="preserve">(6), 865-884. The ADNI dataset is one of the most widely used datasets for Alzheimer's disease detection.</w:t>
      </w:r>
    </w:p>
    <w:p w:rsidR="00000000" w:rsidDel="00000000" w:rsidP="00000000" w:rsidRDefault="00000000" w:rsidRPr="00000000" w14:paraId="000001C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Sharma, P., et al. (2020). </w:t>
      </w:r>
      <w:r w:rsidDel="00000000" w:rsidR="00000000" w:rsidRPr="00000000">
        <w:rPr>
          <w:rFonts w:ascii="Times New Roman" w:cs="Times New Roman" w:eastAsia="Times New Roman" w:hAnsi="Times New Roman"/>
          <w:i w:val="1"/>
          <w:sz w:val="24"/>
          <w:szCs w:val="24"/>
          <w:rtl w:val="0"/>
        </w:rPr>
        <w:t xml:space="preserve">Early diagnosis of Alzheimer's disease using machine learning algorithms: A 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Journal of Alzheimer’s Disease, 73</w:t>
      </w:r>
      <w:r w:rsidDel="00000000" w:rsidR="00000000" w:rsidRPr="00000000">
        <w:rPr>
          <w:rFonts w:ascii="Times New Roman" w:cs="Times New Roman" w:eastAsia="Times New Roman" w:hAnsi="Times New Roman"/>
          <w:sz w:val="24"/>
          <w:szCs w:val="24"/>
          <w:rtl w:val="0"/>
        </w:rPr>
        <w:t xml:space="preserve">(4), 1221-1246. This review discusses various machine learning models, including support vector machines, neural networks, and random forests, for the early detection of Alzheimer’s disease using medical imaging and biomarker data.</w:t>
      </w:r>
    </w:p>
    <w:p w:rsidR="00000000" w:rsidDel="00000000" w:rsidP="00000000" w:rsidRDefault="00000000" w:rsidRPr="00000000" w14:paraId="000001C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Zhang, Y., et al. (2018). </w:t>
      </w:r>
      <w:r w:rsidDel="00000000" w:rsidR="00000000" w:rsidRPr="00000000">
        <w:rPr>
          <w:rFonts w:ascii="Times New Roman" w:cs="Times New Roman" w:eastAsia="Times New Roman" w:hAnsi="Times New Roman"/>
          <w:i w:val="1"/>
          <w:sz w:val="24"/>
          <w:szCs w:val="24"/>
          <w:rtl w:val="0"/>
        </w:rPr>
        <w:t xml:space="preserve">Deep learning-based MRI analysis for Alzheimer’s disease diagnosis: A review and new advances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International Journal of Neural Systems, 28</w:t>
      </w:r>
      <w:r w:rsidDel="00000000" w:rsidR="00000000" w:rsidRPr="00000000">
        <w:rPr>
          <w:rFonts w:ascii="Times New Roman" w:cs="Times New Roman" w:eastAsia="Times New Roman" w:hAnsi="Times New Roman"/>
          <w:sz w:val="24"/>
          <w:szCs w:val="24"/>
          <w:rtl w:val="0"/>
        </w:rPr>
        <w:t xml:space="preserve">(9), 1830017. This paper reviews deep learning techniques applied to MRI imaging for Alzheimer’s disease detection, focusing on convolutional neural networks (CNNs) and their potential for identifying structural changes in the brain.</w:t>
      </w:r>
    </w:p>
    <w:p w:rsidR="00000000" w:rsidDel="00000000" w:rsidP="00000000" w:rsidRDefault="00000000" w:rsidRPr="00000000" w14:paraId="000001C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Zhang, S., et al. (2020). </w:t>
      </w:r>
      <w:r w:rsidDel="00000000" w:rsidR="00000000" w:rsidRPr="00000000">
        <w:rPr>
          <w:rFonts w:ascii="Times New Roman" w:cs="Times New Roman" w:eastAsia="Times New Roman" w:hAnsi="Times New Roman"/>
          <w:i w:val="1"/>
          <w:sz w:val="24"/>
          <w:szCs w:val="24"/>
          <w:rtl w:val="0"/>
        </w:rPr>
        <w:t xml:space="preserve">A survey on machine learning techniques for Alzheimer's disease diagnosis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 Computing and Applications, 32</w:t>
      </w:r>
      <w:r w:rsidDel="00000000" w:rsidR="00000000" w:rsidRPr="00000000">
        <w:rPr>
          <w:rFonts w:ascii="Times New Roman" w:cs="Times New Roman" w:eastAsia="Times New Roman" w:hAnsi="Times New Roman"/>
          <w:sz w:val="24"/>
          <w:szCs w:val="24"/>
          <w:rtl w:val="0"/>
        </w:rPr>
        <w:t xml:space="preserve">(12), 8689-8708. This survey discusses various machine learning methods and models used for diagnosing Alzheimer’s disease, including classification algorithms, feature extraction techniques, and challenges in applying these models in clinical practice.</w:t>
      </w:r>
    </w:p>
    <w:p w:rsidR="00000000" w:rsidDel="00000000" w:rsidP="00000000" w:rsidRDefault="00000000" w:rsidRPr="00000000" w14:paraId="000001C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Liu, M., et al. (2019). </w:t>
      </w:r>
      <w:r w:rsidDel="00000000" w:rsidR="00000000" w:rsidRPr="00000000">
        <w:rPr>
          <w:rFonts w:ascii="Times New Roman" w:cs="Times New Roman" w:eastAsia="Times New Roman" w:hAnsi="Times New Roman"/>
          <w:i w:val="1"/>
          <w:sz w:val="24"/>
          <w:szCs w:val="24"/>
          <w:rtl w:val="0"/>
        </w:rPr>
        <w:t xml:space="preserve">Alzheimer's disease classification using machine learning algorithms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International Journal of Computer Applications, 178</w:t>
      </w:r>
      <w:r w:rsidDel="00000000" w:rsidR="00000000" w:rsidRPr="00000000">
        <w:rPr>
          <w:rFonts w:ascii="Times New Roman" w:cs="Times New Roman" w:eastAsia="Times New Roman" w:hAnsi="Times New Roman"/>
          <w:sz w:val="24"/>
          <w:szCs w:val="24"/>
          <w:rtl w:val="0"/>
        </w:rPr>
        <w:t xml:space="preserve">(8), 1-8. This paper explores the use of classification models such as decision trees, k-NN, and support vector machines to predict Alzheimer's disease based on features derived from imaging and clinical data.</w:t>
      </w:r>
    </w:p>
    <w:p w:rsidR="00000000" w:rsidDel="00000000" w:rsidP="00000000" w:rsidRDefault="00000000" w:rsidRPr="00000000" w14:paraId="000001C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Badhwar, A., et al. (2019). </w:t>
      </w:r>
      <w:r w:rsidDel="00000000" w:rsidR="00000000" w:rsidRPr="00000000">
        <w:rPr>
          <w:rFonts w:ascii="Times New Roman" w:cs="Times New Roman" w:eastAsia="Times New Roman" w:hAnsi="Times New Roman"/>
          <w:i w:val="1"/>
          <w:sz w:val="24"/>
          <w:szCs w:val="24"/>
          <w:rtl w:val="0"/>
        </w:rPr>
        <w:t xml:space="preserve">A deep learning framework for Alzheimer's disease diagnosis using multimodal neuroimaging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Proceedings of the International Conference on Medical Image Computing and Computer-Assisted Intervention (MICCAI 2019)</w:t>
      </w:r>
      <w:r w:rsidDel="00000000" w:rsidR="00000000" w:rsidRPr="00000000">
        <w:rPr>
          <w:rFonts w:ascii="Times New Roman" w:cs="Times New Roman" w:eastAsia="Times New Roman" w:hAnsi="Times New Roman"/>
          <w:sz w:val="24"/>
          <w:szCs w:val="24"/>
          <w:rtl w:val="0"/>
        </w:rPr>
        <w:t xml:space="preserve">.This research proposes a deep learning framework for integrating multiple neuroimaging modalities (such as MRI and PET scans) to enhance the accuracy of Alzheimer’s disease diagnosis.</w:t>
      </w:r>
    </w:p>
    <w:p w:rsidR="00000000" w:rsidDel="00000000" w:rsidP="00000000" w:rsidRDefault="00000000" w:rsidRPr="00000000" w14:paraId="000001C5">
      <w:pPr>
        <w:spacing w:after="1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1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Sabri, F., et al. (2020). </w:t>
      </w:r>
      <w:r w:rsidDel="00000000" w:rsidR="00000000" w:rsidRPr="00000000">
        <w:rPr>
          <w:rFonts w:ascii="Times New Roman" w:cs="Times New Roman" w:eastAsia="Times New Roman" w:hAnsi="Times New Roman"/>
          <w:i w:val="1"/>
          <w:sz w:val="24"/>
          <w:szCs w:val="24"/>
          <w:rtl w:val="0"/>
        </w:rPr>
        <w:t xml:space="preserve">Detection of Alzheimer's Disease using MRI and CT scans via machine learning approaches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Journal of Medical Imaging and Health Informatics, 10</w:t>
      </w:r>
      <w:r w:rsidDel="00000000" w:rsidR="00000000" w:rsidRPr="00000000">
        <w:rPr>
          <w:rFonts w:ascii="Times New Roman" w:cs="Times New Roman" w:eastAsia="Times New Roman" w:hAnsi="Times New Roman"/>
          <w:sz w:val="24"/>
          <w:szCs w:val="24"/>
          <w:rtl w:val="0"/>
        </w:rPr>
        <w:t xml:space="preserve">(5), 991-998. This paper demonstrates the use of MRI and CT scans in conjunction with machine learning algorithms to improve early-stage detection and diagnosis of Alzheimer’s disease.</w:t>
        <w:tab/>
        <w:tab/>
        <w:tab/>
        <w:tab/>
        <w:tab/>
        <w:tab/>
        <w:tab/>
        <w:tab/>
        <w:tab/>
        <w:tab/>
        <w:tab/>
      </w: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Shen, D., et al. (2017). </w:t>
      </w:r>
      <w:r w:rsidDel="00000000" w:rsidR="00000000" w:rsidRPr="00000000">
        <w:rPr>
          <w:rFonts w:ascii="Times New Roman" w:cs="Times New Roman" w:eastAsia="Times New Roman" w:hAnsi="Times New Roman"/>
          <w:i w:val="1"/>
          <w:sz w:val="24"/>
          <w:szCs w:val="24"/>
          <w:rtl w:val="0"/>
        </w:rPr>
        <w:t xml:space="preserve">Predicting Alzheimer's disease with deep learning 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Neurobiology of Aging, 49</w:t>
      </w:r>
      <w:r w:rsidDel="00000000" w:rsidR="00000000" w:rsidRPr="00000000">
        <w:rPr>
          <w:rFonts w:ascii="Times New Roman" w:cs="Times New Roman" w:eastAsia="Times New Roman" w:hAnsi="Times New Roman"/>
          <w:sz w:val="24"/>
          <w:szCs w:val="24"/>
          <w:rtl w:val="0"/>
        </w:rPr>
        <w:t xml:space="preserve">, 151-161.The authors examine the use of deep learning models for predicting Alzheimer's disease progression, focusing on the application of CNNs and other deep architectures in the analysis of medical imaging data.</w:t>
        <w:tab/>
      </w:r>
    </w:p>
    <w:p w:rsidR="00000000" w:rsidDel="00000000" w:rsidP="00000000" w:rsidRDefault="00000000" w:rsidRPr="00000000" w14:paraId="000001C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Carass, A., et al. (2017). </w:t>
      </w:r>
      <w:r w:rsidDel="00000000" w:rsidR="00000000" w:rsidRPr="00000000">
        <w:rPr>
          <w:rFonts w:ascii="Times New Roman" w:cs="Times New Roman" w:eastAsia="Times New Roman" w:hAnsi="Times New Roman"/>
          <w:i w:val="1"/>
          <w:sz w:val="24"/>
          <w:szCs w:val="24"/>
          <w:rtl w:val="0"/>
        </w:rPr>
        <w:t xml:space="preserve">Using machine learning to predict the progression of Alzheimer's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Proceedings of the IEEE International Symposium on Biomedical Imaging (ISBI 2017)</w:t>
      </w:r>
      <w:r w:rsidDel="00000000" w:rsidR="00000000" w:rsidRPr="00000000">
        <w:rPr>
          <w:rFonts w:ascii="Times New Roman" w:cs="Times New Roman" w:eastAsia="Times New Roman" w:hAnsi="Times New Roman"/>
          <w:sz w:val="24"/>
          <w:szCs w:val="24"/>
          <w:rtl w:val="0"/>
        </w:rPr>
        <w:t xml:space="preserve">.This paper highlights the use of machine learning to model and predict the progression of Alzheimer’s disease based on neuroimaging data, aiming to improve personalized treatment strategies.</w:t>
      </w:r>
    </w:p>
    <w:p w:rsidR="00000000" w:rsidDel="00000000" w:rsidP="00000000" w:rsidRDefault="00000000" w:rsidRPr="00000000" w14:paraId="000001C9">
      <w:pPr>
        <w:spacing w:after="1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C">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D">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E">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F">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0" w:right="0" w:hanging="5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sectPr>
      <w:footerReference r:id="rId13" w:type="default"/>
      <w:type w:val="nextPage"/>
      <w:pgSz w:h="16838" w:w="11906" w:orient="portrait"/>
      <w:pgMar w:bottom="1134" w:top="1985" w:left="1985"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Cambria"/>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-1402043</wp:posOffset>
              </wp:positionH>
              <wp:positionV relativeFrom="paragraph">
                <wp:posOffset>587750</wp:posOffset>
              </wp:positionV>
              <wp:extent cx="8048625" cy="19566470"/>
              <wp:effectExtent b="0" l="0" r="0" t="0"/>
              <wp:wrapNone/>
              <wp:docPr id="454" name=""/>
              <a:graphic>
                <a:graphicData uri="http://schemas.microsoft.com/office/word/2010/wordprocessingShape">
                  <wps:wsp>
                    <wps:cNvSpPr/>
                    <wps:cNvPr id="7" name="Shape 7"/>
                    <wps:spPr>
                      <a:xfrm>
                        <a:off x="1663635" y="0"/>
                        <a:ext cx="7364730" cy="7560000"/>
                      </a:xfrm>
                      <a:prstGeom prst="rect">
                        <a:avLst/>
                      </a:prstGeom>
                      <a:noFill/>
                      <a:ln cap="flat" cmpd="sng" w="15875">
                        <a:solidFill>
                          <a:srgbClr val="9389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-1402043</wp:posOffset>
              </wp:positionH>
              <wp:positionV relativeFrom="paragraph">
                <wp:posOffset>587750</wp:posOffset>
              </wp:positionV>
              <wp:extent cx="8048625" cy="19566470"/>
              <wp:effectExtent b="0" l="0" r="0" t="0"/>
              <wp:wrapNone/>
              <wp:docPr id="45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8048625" cy="195664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144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f81bd"/>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f81bd"/>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tabs>
        <w:tab w:val="center" w:leader="none" w:pos="4680"/>
        <w:tab w:val="right" w:leader="none" w:pos="9360"/>
      </w:tabs>
      <w:spacing w:after="0" w:line="240" w:lineRule="auto"/>
      <w:ind w:firstLine="144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25400</wp:posOffset>
              </wp:positionV>
              <wp:extent cx="2800350" cy="601034"/>
              <wp:effectExtent b="0" l="0" r="0" t="0"/>
              <wp:wrapNone/>
              <wp:docPr id="453" name=""/>
              <a:graphic>
                <a:graphicData uri="http://schemas.microsoft.com/office/word/2010/wordprocessingGroup">
                  <wpg:wgp>
                    <wpg:cNvGrpSpPr/>
                    <wpg:grpSpPr>
                      <a:xfrm>
                        <a:off x="3945825" y="3479475"/>
                        <a:ext cx="2800350" cy="601034"/>
                        <a:chOff x="3945825" y="3479475"/>
                        <a:chExt cx="2800350" cy="601050"/>
                      </a:xfrm>
                    </wpg:grpSpPr>
                    <wpg:grpSp>
                      <wpg:cNvGrpSpPr/>
                      <wpg:grpSpPr>
                        <a:xfrm>
                          <a:off x="3945825" y="3479483"/>
                          <a:ext cx="2800350" cy="601034"/>
                          <a:chOff x="1143153" y="0"/>
                          <a:chExt cx="3209536" cy="601034"/>
                        </a:xfrm>
                      </wpg:grpSpPr>
                      <wps:wsp>
                        <wps:cNvSpPr/>
                        <wps:cNvPr id="3" name="Shape 3"/>
                        <wps:spPr>
                          <a:xfrm>
                            <a:off x="1143153" y="0"/>
                            <a:ext cx="3209525" cy="60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close up of a sign&#10;&#10;Description automatically generated" id="4" name="Shape 4"/>
                          <pic:cNvPicPr preferRelativeResize="0"/>
                        </pic:nvPicPr>
                        <pic:blipFill rotWithShape="1">
                          <a:blip r:embed="rId1">
                            <a:alphaModFix/>
                          </a:blip>
                          <a:srcRect b="0" l="0" r="0" t="0"/>
                          <a:stretch/>
                        </pic:blipFill>
                        <pic:spPr>
                          <a:xfrm>
                            <a:off x="3188711" y="125465"/>
                            <a:ext cx="1163978" cy="389110"/>
                          </a:xfrm>
                          <a:prstGeom prst="rect">
                            <a:avLst/>
                          </a:prstGeom>
                          <a:noFill/>
                          <a:ln>
                            <a:noFill/>
                          </a:ln>
                        </pic:spPr>
                      </pic:pic>
                      <wps:wsp>
                        <wps:cNvCnPr/>
                        <wps:spPr>
                          <a:xfrm>
                            <a:off x="3042541" y="39007"/>
                            <a:ext cx="0" cy="562027"/>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pic:pic>
                        <pic:nvPicPr>
                          <pic:cNvPr descr="A blue and black text&#10;&#10;Description automatically generated" id="6" name="Shape 6"/>
                          <pic:cNvPicPr preferRelativeResize="0"/>
                        </pic:nvPicPr>
                        <pic:blipFill rotWithShape="1">
                          <a:blip r:embed="rId2">
                            <a:alphaModFix/>
                          </a:blip>
                          <a:srcRect b="0" l="0" r="0" t="0"/>
                          <a:stretch/>
                        </pic:blipFill>
                        <pic:spPr>
                          <a:xfrm>
                            <a:off x="1143153" y="0"/>
                            <a:ext cx="1816256" cy="45406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25400</wp:posOffset>
              </wp:positionV>
              <wp:extent cx="2800350" cy="601034"/>
              <wp:effectExtent b="0" l="0" r="0" t="0"/>
              <wp:wrapNone/>
              <wp:docPr id="453"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2800350" cy="60103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40" w:line="240" w:lineRule="auto"/>
    </w:pPr>
    <w:rPr>
      <w:rFonts w:ascii="Verdana" w:cs="Verdana" w:eastAsia="Verdana" w:hAnsi="Verdana"/>
      <w:b w:val="1"/>
      <w:color w:val="000000"/>
      <w:sz w:val="24"/>
      <w:szCs w:val="24"/>
    </w:rPr>
  </w:style>
  <w:style w:type="paragraph" w:styleId="Heading3">
    <w:name w:val="heading 3"/>
    <w:basedOn w:val="Normal"/>
    <w:next w:val="Normal"/>
    <w:pPr>
      <w:keepNext w:val="1"/>
      <w:spacing w:after="60" w:before="240" w:lin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pPr>
    <w:rPr>
      <w:sz w:val="22"/>
      <w:szCs w:val="22"/>
    </w:rPr>
  </w:style>
  <w:style w:type="paragraph" w:styleId="Heading2">
    <w:name w:val="heading 2"/>
    <w:basedOn w:val="Normal"/>
    <w:link w:val="Heading2Char"/>
    <w:uiPriority w:val="9"/>
    <w:qFormat w:val="1"/>
    <w:rsid w:val="0046134F"/>
    <w:pPr>
      <w:spacing w:after="40" w:before="100" w:beforeAutospacing="1" w:line="240" w:lineRule="auto"/>
      <w:outlineLvl w:val="1"/>
    </w:pPr>
    <w:rPr>
      <w:rFonts w:ascii="Verdana" w:eastAsia="Times New Roman" w:hAnsi="Verdana"/>
      <w:b w:val="1"/>
      <w:bCs w:val="1"/>
      <w:color w:val="000000"/>
      <w:sz w:val="24"/>
      <w:szCs w:val="24"/>
    </w:rPr>
  </w:style>
  <w:style w:type="paragraph" w:styleId="Heading3">
    <w:name w:val="heading 3"/>
    <w:basedOn w:val="Normal"/>
    <w:next w:val="Normal"/>
    <w:link w:val="Heading3Char"/>
    <w:uiPriority w:val="9"/>
    <w:qFormat w:val="1"/>
    <w:rsid w:val="0046134F"/>
    <w:pPr>
      <w:keepNext w:val="1"/>
      <w:spacing w:after="60" w:before="240" w:line="240" w:lineRule="auto"/>
      <w:outlineLvl w:val="2"/>
    </w:pPr>
    <w:rPr>
      <w:rFonts w:ascii="Cambria" w:eastAsia="Times New Roman" w:hAnsi="Cambria"/>
      <w:b w:val="1"/>
      <w:bCs w:val="1"/>
      <w:sz w:val="26"/>
      <w:szCs w:val="26"/>
    </w:rPr>
  </w:style>
  <w:style w:type="paragraph" w:styleId="Heading4">
    <w:name w:val="heading 4"/>
    <w:basedOn w:val="Normal"/>
    <w:next w:val="Normal"/>
    <w:link w:val="Heading4Char"/>
    <w:uiPriority w:val="9"/>
    <w:unhideWhenUsed w:val="1"/>
    <w:qFormat w:val="1"/>
    <w:rsid w:val="00787782"/>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paragraph" w:styleId="BalloonText">
    <w:name w:val="Balloon Text"/>
    <w:basedOn w:val="Normal"/>
    <w:link w:val="BalloonTextChar"/>
    <w:uiPriority w:val="99"/>
    <w:semiHidden w:val="1"/>
    <w:unhideWhenUsed w:val="1"/>
    <w:rsid w:val="003520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520B3"/>
    <w:rPr>
      <w:rFonts w:ascii="Tahoma" w:cs="Tahoma" w:hAnsi="Tahoma"/>
      <w:sz w:val="16"/>
      <w:szCs w:val="16"/>
    </w:rPr>
  </w:style>
  <w:style w:type="table" w:styleId="TableGrid">
    <w:name w:val="Table Grid"/>
    <w:basedOn w:val="TableNormal"/>
    <w:uiPriority w:val="59"/>
    <w:rsid w:val="00A91C3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Header">
    <w:name w:val="header"/>
    <w:basedOn w:val="Normal"/>
    <w:link w:val="HeaderChar"/>
    <w:uiPriority w:val="99"/>
    <w:unhideWhenUsed w:val="1"/>
    <w:rsid w:val="008A57F3"/>
    <w:pPr>
      <w:tabs>
        <w:tab w:val="center" w:pos="4680"/>
        <w:tab w:val="right" w:pos="9360"/>
      </w:tabs>
      <w:spacing w:after="0" w:line="240" w:lineRule="auto"/>
    </w:pPr>
    <w:rPr>
      <w:rFonts w:eastAsia="Times New Roman"/>
    </w:rPr>
  </w:style>
  <w:style w:type="character" w:styleId="HeaderChar" w:customStyle="1">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val="1"/>
    <w:rsid w:val="008A57F3"/>
    <w:pPr>
      <w:tabs>
        <w:tab w:val="center" w:pos="4680"/>
        <w:tab w:val="right" w:pos="9360"/>
      </w:tabs>
      <w:spacing w:after="0" w:line="240" w:lineRule="auto"/>
    </w:pPr>
    <w:rPr>
      <w:rFonts w:eastAsia="Times New Roman"/>
    </w:rPr>
  </w:style>
  <w:style w:type="character" w:styleId="FooterChar" w:customStyle="1">
    <w:name w:val="Footer Char"/>
    <w:basedOn w:val="DefaultParagraphFont"/>
    <w:link w:val="Footer"/>
    <w:uiPriority w:val="99"/>
    <w:rsid w:val="008A57F3"/>
    <w:rPr>
      <w:rFonts w:eastAsia="Times New Roman"/>
      <w:sz w:val="22"/>
      <w:szCs w:val="22"/>
    </w:rPr>
  </w:style>
  <w:style w:type="character" w:styleId="Heading2Char" w:customStyle="1">
    <w:name w:val="Heading 2 Char"/>
    <w:basedOn w:val="DefaultParagraphFont"/>
    <w:link w:val="Heading2"/>
    <w:uiPriority w:val="9"/>
    <w:rsid w:val="0046134F"/>
    <w:rPr>
      <w:rFonts w:ascii="Verdana" w:eastAsia="Times New Roman" w:hAnsi="Verdana"/>
      <w:b w:val="1"/>
      <w:bCs w:val="1"/>
      <w:color w:val="000000"/>
      <w:sz w:val="24"/>
      <w:szCs w:val="24"/>
    </w:rPr>
  </w:style>
  <w:style w:type="character" w:styleId="Heading3Char" w:customStyle="1">
    <w:name w:val="Heading 3 Char"/>
    <w:basedOn w:val="DefaultParagraphFont"/>
    <w:link w:val="Heading3"/>
    <w:uiPriority w:val="9"/>
    <w:rsid w:val="0046134F"/>
    <w:rPr>
      <w:rFonts w:ascii="Cambria" w:eastAsia="Times New Roman" w:hAnsi="Cambria"/>
      <w:b w:val="1"/>
      <w:bCs w:val="1"/>
      <w:sz w:val="26"/>
      <w:szCs w:val="26"/>
    </w:rPr>
  </w:style>
  <w:style w:type="paragraph" w:styleId="EndnoteText">
    <w:name w:val="endnote text"/>
    <w:basedOn w:val="Normal"/>
    <w:link w:val="EndnoteTextChar"/>
    <w:semiHidden w:val="1"/>
    <w:rsid w:val="0046134F"/>
    <w:pPr>
      <w:spacing w:after="0" w:line="240" w:lineRule="auto"/>
    </w:pPr>
    <w:rPr>
      <w:rFonts w:ascii="Courier" w:eastAsia="Times New Roman" w:hAnsi="Courier"/>
      <w:sz w:val="20"/>
      <w:szCs w:val="20"/>
    </w:rPr>
  </w:style>
  <w:style w:type="character" w:styleId="EndnoteTextChar" w:customStyle="1">
    <w:name w:val="Endnote Text Char"/>
    <w:basedOn w:val="DefaultParagraphFont"/>
    <w:link w:val="EndnoteText"/>
    <w:semiHidden w:val="1"/>
    <w:rsid w:val="0046134F"/>
    <w:rPr>
      <w:rFonts w:ascii="Courier" w:eastAsia="Times New Roman" w:hAnsi="Courier"/>
    </w:rPr>
  </w:style>
  <w:style w:type="paragraph" w:styleId="Document" w:customStyle="1">
    <w:name w:val="Document"/>
    <w:basedOn w:val="Normal"/>
    <w:rsid w:val="0046134F"/>
    <w:pPr>
      <w:spacing w:after="0" w:line="240" w:lineRule="auto"/>
    </w:pPr>
    <w:rPr>
      <w:rFonts w:ascii="Courier" w:eastAsia="Times New Roman" w:hAnsi="Courier"/>
      <w:sz w:val="24"/>
      <w:szCs w:val="20"/>
    </w:rPr>
  </w:style>
  <w:style w:type="paragraph" w:styleId="Bibliogrphy" w:customStyle="1">
    <w:name w:val="Bibliogrphy"/>
    <w:basedOn w:val="Normal"/>
    <w:rsid w:val="0046134F"/>
    <w:pPr>
      <w:spacing w:after="0" w:line="240" w:lineRule="auto"/>
      <w:ind w:left="720" w:firstLine="720"/>
    </w:pPr>
    <w:rPr>
      <w:rFonts w:ascii="Courier" w:eastAsia="Times New Roman" w:hAnsi="Courier"/>
      <w:sz w:val="24"/>
      <w:szCs w:val="20"/>
    </w:rPr>
  </w:style>
  <w:style w:type="paragraph" w:styleId="RightPar" w:customStyle="1">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val="1"/>
    <w:rsid w:val="0046134F"/>
    <w:pPr>
      <w:spacing w:after="100" w:afterAutospacing="1" w:before="100" w:beforeAutospacing="1" w:line="240" w:lineRule="auto"/>
    </w:pPr>
    <w:rPr>
      <w:rFonts w:ascii="Times New Roman" w:eastAsia="Times New Roman" w:hAnsi="Times New Roman"/>
      <w:sz w:val="24"/>
      <w:szCs w:val="24"/>
    </w:rPr>
  </w:style>
  <w:style w:type="paragraph" w:styleId="IEEEAbstract" w:customStyle="1">
    <w:name w:val="IEEE Abstract"/>
    <w:basedOn w:val="Normal"/>
    <w:next w:val="Normal"/>
    <w:autoRedefine w:val="1"/>
    <w:rsid w:val="0046134F"/>
    <w:pPr>
      <w:spacing w:after="0" w:line="240" w:lineRule="auto"/>
      <w:jc w:val="both"/>
    </w:pPr>
    <w:rPr>
      <w:rFonts w:ascii="Times New Roman" w:eastAsia="MS Mincho" w:hAnsi="Times New Roman"/>
      <w:i w:val="1"/>
      <w:sz w:val="20"/>
      <w:szCs w:val="20"/>
    </w:rPr>
  </w:style>
  <w:style w:type="paragraph" w:styleId="IEEEAbstractheading" w:customStyle="1">
    <w:name w:val="IEEE Abstract heading"/>
    <w:basedOn w:val="Normal"/>
    <w:next w:val="IEEEAbstract"/>
    <w:autoRedefine w:val="1"/>
    <w:rsid w:val="00093AC5"/>
    <w:pPr>
      <w:spacing w:after="0" w:line="240" w:lineRule="auto"/>
      <w:jc w:val="center"/>
    </w:pPr>
    <w:rPr>
      <w:rFonts w:ascii="Times New Roman" w:eastAsia="MS Mincho" w:hAnsi="Times New Roman"/>
      <w:b w:val="1"/>
      <w:i w:val="1"/>
      <w:sz w:val="32"/>
      <w:szCs w:val="32"/>
    </w:rPr>
  </w:style>
  <w:style w:type="paragraph" w:styleId="Els-body-text" w:customStyle="1">
    <w:name w:val="Els-body-text"/>
    <w:rsid w:val="0046134F"/>
    <w:pPr>
      <w:spacing w:line="240" w:lineRule="exact"/>
      <w:ind w:firstLine="240"/>
      <w:jc w:val="both"/>
    </w:pPr>
    <w:rPr>
      <w:rFonts w:ascii="Times New Roman" w:eastAsia="Times New Roman" w:hAnsi="Times New Roman"/>
      <w:lang w:eastAsia="en-GB"/>
    </w:rPr>
  </w:style>
  <w:style w:type="paragraph" w:styleId="Els-table-text" w:customStyle="1">
    <w:name w:val="Els-table-text"/>
    <w:rsid w:val="0046134F"/>
    <w:pPr>
      <w:keepNext w:val="1"/>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val="1"/>
    <w:unhideWhenUsed w:val="1"/>
    <w:rsid w:val="0046134F"/>
    <w:pPr>
      <w:spacing w:after="0" w:line="360" w:lineRule="auto"/>
      <w:jc w:val="both"/>
    </w:pPr>
    <w:rPr>
      <w:rFonts w:ascii="Times New Roman" w:eastAsia="Times New Roman" w:hAnsi="Times New Roman"/>
      <w:sz w:val="24"/>
      <w:szCs w:val="24"/>
    </w:rPr>
  </w:style>
  <w:style w:type="character" w:styleId="BodyTextChar" w:customStyle="1">
    <w:name w:val="Body Text Char"/>
    <w:basedOn w:val="DefaultParagraphFont"/>
    <w:link w:val="BodyText"/>
    <w:uiPriority w:val="99"/>
    <w:semiHidden w:val="1"/>
    <w:rsid w:val="0046134F"/>
    <w:rPr>
      <w:rFonts w:ascii="Times New Roman" w:eastAsia="Times New Roman" w:hAnsi="Times New Roman"/>
      <w:sz w:val="24"/>
      <w:szCs w:val="24"/>
    </w:rPr>
  </w:style>
  <w:style w:type="character" w:styleId="Hyperlink">
    <w:name w:val="Hyperlink"/>
    <w:basedOn w:val="DefaultParagraphFont"/>
    <w:uiPriority w:val="99"/>
    <w:semiHidden w:val="1"/>
    <w:unhideWhenUsed w:val="1"/>
    <w:rsid w:val="0046134F"/>
    <w:rPr>
      <w:color w:val="0000ff"/>
      <w:u w:val="single"/>
    </w:rPr>
  </w:style>
  <w:style w:type="character" w:styleId="Strong">
    <w:name w:val="Strong"/>
    <w:basedOn w:val="DefaultParagraphFont"/>
    <w:uiPriority w:val="22"/>
    <w:qFormat w:val="1"/>
    <w:rsid w:val="0046134F"/>
    <w:rPr>
      <w:b w:val="1"/>
      <w:bCs w:val="1"/>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bidi="hi-IN"/>
    </w:rPr>
  </w:style>
  <w:style w:type="character" w:styleId="HTMLPreformattedChar" w:customStyle="1">
    <w:name w:val="HTML Preformatted Char"/>
    <w:basedOn w:val="DefaultParagraphFont"/>
    <w:link w:val="HTMLPreformatted"/>
    <w:rsid w:val="0046134F"/>
    <w:rPr>
      <w:rFonts w:ascii="Courier New" w:cs="Courier New" w:eastAsia="Times New Roman" w:hAnsi="Courier New"/>
      <w:lang w:bidi="hi-IN"/>
    </w:rPr>
  </w:style>
  <w:style w:type="character" w:styleId="Emphasis">
    <w:name w:val="Emphasis"/>
    <w:basedOn w:val="DefaultParagraphFont"/>
    <w:qFormat w:val="1"/>
    <w:rsid w:val="0046134F"/>
    <w:rPr>
      <w:i w:val="1"/>
      <w:iCs w:val="1"/>
    </w:rPr>
  </w:style>
  <w:style w:type="paragraph" w:styleId="NoSpacing">
    <w:name w:val="No Spacing"/>
    <w:uiPriority w:val="1"/>
    <w:qFormat w:val="1"/>
    <w:rsid w:val="0046134F"/>
    <w:rPr>
      <w:rFonts w:ascii="Courier" w:eastAsia="Times New Roman" w:hAnsi="Courier"/>
      <w:sz w:val="24"/>
    </w:rPr>
  </w:style>
  <w:style w:type="paragraph" w:styleId="Default" w:customStyle="1">
    <w:name w:val="Default"/>
    <w:rsid w:val="00B44266"/>
    <w:pPr>
      <w:autoSpaceDE w:val="0"/>
      <w:autoSpaceDN w:val="0"/>
      <w:adjustRightInd w:val="0"/>
    </w:pPr>
    <w:rPr>
      <w:rFonts w:ascii="Arial" w:cs="Arial" w:eastAsia="Batang" w:hAnsi="Arial"/>
      <w:color w:val="000000"/>
      <w:sz w:val="24"/>
      <w:szCs w:val="24"/>
      <w:lang w:eastAsia="ko-KR"/>
    </w:rPr>
  </w:style>
  <w:style w:type="character" w:styleId="apple-converted-space" w:customStyle="1">
    <w:name w:val="apple-converted-space"/>
    <w:basedOn w:val="DefaultParagraphFont"/>
    <w:rsid w:val="00B44266"/>
  </w:style>
  <w:style w:type="paragraph" w:styleId="References" w:customStyle="1">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val="1"/>
    <w:rsid w:val="00284C64"/>
    <w:rPr>
      <w:color w:val="808080"/>
    </w:rPr>
  </w:style>
  <w:style w:type="character" w:styleId="Heading4Char" w:customStyle="1">
    <w:name w:val="Heading 4 Char"/>
    <w:basedOn w:val="DefaultParagraphFont"/>
    <w:link w:val="Heading4"/>
    <w:uiPriority w:val="9"/>
    <w:rsid w:val="00787782"/>
    <w:rPr>
      <w:rFonts w:asciiTheme="majorHAnsi" w:cstheme="majorBidi" w:eastAsiaTheme="majorEastAsia" w:hAnsiTheme="majorHAnsi"/>
      <w:i w:val="1"/>
      <w:iCs w:val="1"/>
      <w:color w:val="365f91" w:themeColor="accent1" w:themeShade="0000BF"/>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7.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YHrPC6wy3fvJWdBDXfFu5OMYHA==">CgMxLjAaGgoBMBIVChMIBCoPCgtBQUFCZ3hBcnhTOBABGhoKATESFQoTCAQqDwoLQUFBQmd4QXJ4UzQQAR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